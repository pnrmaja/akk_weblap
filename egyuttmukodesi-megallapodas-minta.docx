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C8A1" w14:textId="5B4AFDDC" w:rsidR="005022CE" w:rsidRDefault="005022CE" w:rsidP="00C8565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733683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ab/>
      </w:r>
      <w:r w:rsidRPr="00733683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ab/>
      </w:r>
      <w:r w:rsidRPr="00733683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ab/>
      </w:r>
      <w:r w:rsidRPr="00733683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ab/>
      </w:r>
      <w:r w:rsidRPr="00733683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ab/>
      </w:r>
      <w:r w:rsidRPr="00733683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ab/>
      </w:r>
      <w:r w:rsidRPr="00733683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ab/>
      </w:r>
      <w:r w:rsidRPr="00733683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ab/>
      </w:r>
      <w:r w:rsidR="00864B1C" w:rsidRPr="00864B1C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Iktatószám: </w:t>
      </w:r>
    </w:p>
    <w:p w14:paraId="19A90C89" w14:textId="77777777" w:rsidR="00864B1C" w:rsidRPr="00E07C34" w:rsidRDefault="00864B1C" w:rsidP="00C8565D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14:paraId="1B5600C9" w14:textId="77777777" w:rsidR="005022CE" w:rsidRPr="00E07C34" w:rsidRDefault="005022CE" w:rsidP="00C856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>EGYÜTTMŰKÖDÉSI MEGÁLLAPODÁS</w:t>
      </w:r>
    </w:p>
    <w:p w14:paraId="4D68D1BF" w14:textId="5213F11A" w:rsidR="005022CE" w:rsidRPr="00E175EC" w:rsidRDefault="005022CE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62156276" w14:textId="0E88310E" w:rsidR="002B1980" w:rsidRPr="00E175EC" w:rsidRDefault="002B1980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175EC">
        <w:rPr>
          <w:rFonts w:ascii="Times New Roman" w:hAnsi="Times New Roman" w:cs="Times New Roman"/>
          <w:sz w:val="27"/>
          <w:szCs w:val="27"/>
        </w:rPr>
        <w:t>Amely létrejött egyrészről:</w:t>
      </w:r>
    </w:p>
    <w:p w14:paraId="37B4FDD6" w14:textId="1FEB34FA" w:rsidR="00425BF9" w:rsidRPr="00F51CD1" w:rsidRDefault="00425BF9" w:rsidP="00C856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F51CD1">
        <w:rPr>
          <w:rFonts w:ascii="Times New Roman" w:hAnsi="Times New Roman" w:cs="Times New Roman"/>
          <w:b/>
          <w:bCs/>
          <w:sz w:val="27"/>
          <w:szCs w:val="27"/>
        </w:rPr>
        <w:t xml:space="preserve">Duális képzőhely </w:t>
      </w:r>
    </w:p>
    <w:p w14:paraId="357AC4D9" w14:textId="77777777" w:rsidR="00425BF9" w:rsidRPr="00E07C34" w:rsidRDefault="00425BF9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41DE84F6" w14:textId="77777777" w:rsidR="00425BF9" w:rsidRPr="00E07C34" w:rsidRDefault="00425BF9" w:rsidP="00C856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E07C34">
        <w:rPr>
          <w:rFonts w:ascii="Times New Roman" w:hAnsi="Times New Roman" w:cs="Times New Roman"/>
          <w:b/>
          <w:sz w:val="27"/>
          <w:szCs w:val="27"/>
        </w:rPr>
        <w:t>Szalézi Ágazati Képzőközpont Nonprofit Kft.</w:t>
      </w:r>
    </w:p>
    <w:p w14:paraId="109F99D3" w14:textId="76643762" w:rsidR="00425BF9" w:rsidRPr="00E07C34" w:rsidRDefault="00425BF9" w:rsidP="00C8565D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hu-HU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Székhelye: </w:t>
      </w:r>
      <w:del w:id="0" w:author="Halász-Máté Gabriella" w:date="2025-09-12T13:33:00Z" w16du:dateUtc="2025-09-12T11:33:00Z">
        <w:r w:rsidRPr="00E07C34" w:rsidDel="00CA57D6">
          <w:rPr>
            <w:rFonts w:ascii="Times New Roman" w:eastAsia="Times New Roman" w:hAnsi="Times New Roman" w:cs="Times New Roman"/>
            <w:b/>
            <w:bCs/>
            <w:sz w:val="27"/>
            <w:szCs w:val="27"/>
            <w:lang w:eastAsia="hu-HU"/>
          </w:rPr>
          <w:delText>1044 Budapest, Váci út 73.</w:delText>
        </w:r>
      </w:del>
    </w:p>
    <w:p w14:paraId="55DCFFEE" w14:textId="2B2A6564" w:rsidR="00425BF9" w:rsidRPr="00E07C34" w:rsidRDefault="00425BF9" w:rsidP="00C8565D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hu-HU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Adószám: </w:t>
      </w:r>
      <w:del w:id="1" w:author="Halász-Máté Gabriella" w:date="2025-09-12T13:33:00Z" w16du:dateUtc="2025-09-12T11:33:00Z">
        <w:r w:rsidRPr="00E07C34" w:rsidDel="00CA57D6">
          <w:rPr>
            <w:rFonts w:ascii="Times New Roman" w:hAnsi="Times New Roman" w:cs="Times New Roman"/>
            <w:sz w:val="27"/>
            <w:szCs w:val="27"/>
          </w:rPr>
          <w:delText xml:space="preserve">27429565-2-41 </w:delText>
        </w:r>
      </w:del>
    </w:p>
    <w:p w14:paraId="1A5323DB" w14:textId="66D53B6F" w:rsidR="00425BF9" w:rsidRPr="00E07C34" w:rsidRDefault="00425BF9" w:rsidP="00C8565D">
      <w:pPr>
        <w:spacing w:after="0" w:line="240" w:lineRule="auto"/>
        <w:ind w:left="4253" w:hanging="4253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Képviseli: </w:t>
      </w:r>
      <w:del w:id="2" w:author="Halász-Máté Gabriella" w:date="2025-09-12T13:33:00Z" w16du:dateUtc="2025-09-12T11:33:00Z">
        <w:r w:rsidRPr="00E07C34" w:rsidDel="00CA57D6">
          <w:rPr>
            <w:rFonts w:ascii="Times New Roman" w:hAnsi="Times New Roman" w:cs="Times New Roman"/>
            <w:sz w:val="27"/>
            <w:szCs w:val="27"/>
          </w:rPr>
          <w:delText xml:space="preserve">Kovács Levente </w:delText>
        </w:r>
      </w:del>
    </w:p>
    <w:p w14:paraId="049087C3" w14:textId="25232CB0" w:rsidR="00425BF9" w:rsidRDefault="00425BF9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(a továbbiakban: </w:t>
      </w:r>
      <w:r w:rsidR="000925B6" w:rsidRPr="00E07C34">
        <w:rPr>
          <w:rFonts w:ascii="Times New Roman" w:hAnsi="Times New Roman" w:cs="Times New Roman"/>
          <w:b/>
          <w:bCs/>
          <w:i/>
          <w:iCs/>
          <w:sz w:val="27"/>
          <w:szCs w:val="27"/>
        </w:rPr>
        <w:t>Duális képzőhely</w:t>
      </w:r>
      <w:r w:rsidRPr="00E07C34">
        <w:rPr>
          <w:rFonts w:ascii="Times New Roman" w:hAnsi="Times New Roman" w:cs="Times New Roman"/>
          <w:sz w:val="27"/>
          <w:szCs w:val="27"/>
        </w:rPr>
        <w:t>)</w:t>
      </w:r>
    </w:p>
    <w:p w14:paraId="0A6E59E9" w14:textId="77777777" w:rsidR="00B54DDC" w:rsidRPr="00C8565D" w:rsidRDefault="00B54DDC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3941BEC8" w14:textId="1513828D" w:rsidR="00425BF9" w:rsidRPr="00E07C34" w:rsidRDefault="002B1980" w:rsidP="00C856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E175EC">
        <w:rPr>
          <w:rFonts w:ascii="Times New Roman" w:hAnsi="Times New Roman" w:cs="Times New Roman"/>
          <w:bCs/>
          <w:sz w:val="27"/>
          <w:szCs w:val="27"/>
        </w:rPr>
        <w:t>másrészről</w:t>
      </w:r>
      <w:r>
        <w:rPr>
          <w:rFonts w:ascii="Times New Roman" w:hAnsi="Times New Roman" w:cs="Times New Roman"/>
          <w:b/>
          <w:bCs/>
          <w:sz w:val="27"/>
          <w:szCs w:val="27"/>
        </w:rPr>
        <w:t>:</w:t>
      </w:r>
    </w:p>
    <w:p w14:paraId="621C3B27" w14:textId="1E3F5A92" w:rsidR="003D1A2E" w:rsidRDefault="00425BF9" w:rsidP="00C856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 xml:space="preserve">Közreműködő képzési </w:t>
      </w:r>
      <w:r w:rsidR="00412139" w:rsidRPr="00E07C34">
        <w:rPr>
          <w:rFonts w:ascii="Times New Roman" w:hAnsi="Times New Roman" w:cs="Times New Roman"/>
          <w:b/>
          <w:bCs/>
          <w:sz w:val="27"/>
          <w:szCs w:val="27"/>
        </w:rPr>
        <w:t>szervezet</w:t>
      </w:r>
      <w:r w:rsidRPr="00E07C34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</w:p>
    <w:p w14:paraId="7F4F7B83" w14:textId="77777777" w:rsidR="005022CE" w:rsidRPr="00E07C34" w:rsidRDefault="005022CE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7423AD10" w14:textId="64BE133F" w:rsidR="00AC5B35" w:rsidRPr="00AB1EDC" w:rsidRDefault="004D08A3" w:rsidP="00AC5B35">
      <w:pPr>
        <w:spacing w:after="0" w:line="240" w:lineRule="auto"/>
        <w:rPr>
          <w:rFonts w:ascii="Georgia" w:eastAsia="Times New Roman" w:hAnsi="Georgia"/>
          <w:bCs/>
          <w:sz w:val="24"/>
          <w:szCs w:val="24"/>
        </w:rPr>
      </w:pPr>
      <w:r w:rsidRPr="00AB1EDC">
        <w:rPr>
          <w:rFonts w:ascii="Times New Roman" w:hAnsi="Times New Roman" w:cs="Times New Roman"/>
          <w:b/>
          <w:i/>
          <w:iCs/>
          <w:sz w:val="27"/>
          <w:szCs w:val="27"/>
        </w:rPr>
        <w:t>Cég neve</w:t>
      </w:r>
      <w:r w:rsidR="00DD61BF" w:rsidRPr="00AB1EDC">
        <w:rPr>
          <w:rFonts w:ascii="Times New Roman" w:hAnsi="Times New Roman" w:cs="Times New Roman"/>
          <w:b/>
          <w:i/>
          <w:iCs/>
          <w:sz w:val="27"/>
          <w:szCs w:val="27"/>
        </w:rPr>
        <w:t xml:space="preserve">: </w:t>
      </w:r>
      <w:del w:id="3" w:author="Halász Gabriella" w:date="2024-10-24T07:50:00Z" w16du:dateUtc="2024-10-24T05:50:00Z">
        <w:r w:rsidR="00DD61BF" w:rsidRPr="00AA45B2" w:rsidDel="00E175EC">
          <w:rPr>
            <w:rFonts w:ascii="Times New Roman" w:hAnsi="Times New Roman" w:cs="Times New Roman"/>
            <w:b/>
            <w:sz w:val="27"/>
            <w:szCs w:val="27"/>
          </w:rPr>
          <w:delText>Budapest Gyógyf</w:delText>
        </w:r>
        <w:r w:rsidR="00CE113C" w:rsidRPr="00AB1EDC" w:rsidDel="00E175EC">
          <w:rPr>
            <w:rFonts w:ascii="Times New Roman" w:hAnsi="Times New Roman" w:cs="Times New Roman"/>
            <w:b/>
            <w:sz w:val="27"/>
            <w:szCs w:val="27"/>
          </w:rPr>
          <w:delText>ürdői és Hévizei Zrt.</w:delText>
        </w:r>
      </w:del>
    </w:p>
    <w:p w14:paraId="2A1B3430" w14:textId="437ECDC1" w:rsidR="005022CE" w:rsidRPr="00AB1EDC" w:rsidRDefault="00864B1C" w:rsidP="00AC5B35">
      <w:pPr>
        <w:spacing w:after="0" w:line="240" w:lineRule="auto"/>
        <w:rPr>
          <w:rFonts w:ascii="Times New Roman" w:hAnsi="Times New Roman" w:cs="Times New Roman"/>
          <w:bCs/>
          <w:sz w:val="27"/>
          <w:szCs w:val="27"/>
        </w:rPr>
      </w:pPr>
      <w:r w:rsidRPr="00AB1EDC">
        <w:rPr>
          <w:rFonts w:ascii="Times New Roman" w:hAnsi="Times New Roman" w:cs="Times New Roman"/>
          <w:bCs/>
          <w:sz w:val="27"/>
          <w:szCs w:val="27"/>
        </w:rPr>
        <w:t>Székhely</w:t>
      </w:r>
      <w:r w:rsidR="005022CE" w:rsidRPr="00AB1EDC">
        <w:rPr>
          <w:rFonts w:ascii="Times New Roman" w:hAnsi="Times New Roman" w:cs="Times New Roman"/>
          <w:bCs/>
          <w:sz w:val="27"/>
          <w:szCs w:val="27"/>
        </w:rPr>
        <w:t xml:space="preserve">: </w:t>
      </w:r>
      <w:del w:id="4" w:author="Halász Gabriella" w:date="2024-10-24T07:50:00Z" w16du:dateUtc="2024-10-24T05:50:00Z">
        <w:r w:rsidR="00CE113C" w:rsidRPr="00AB1EDC" w:rsidDel="00E175EC">
          <w:rPr>
            <w:rFonts w:ascii="Times New Roman" w:hAnsi="Times New Roman" w:cs="Times New Roman"/>
            <w:bCs/>
            <w:sz w:val="27"/>
            <w:szCs w:val="27"/>
          </w:rPr>
          <w:delText>1034 Budapest, Szőlő u. 38.</w:delText>
        </w:r>
      </w:del>
    </w:p>
    <w:p w14:paraId="70ADF1D2" w14:textId="3B331C72" w:rsidR="005022CE" w:rsidRPr="00AB1EDC" w:rsidRDefault="005022CE" w:rsidP="00C8565D">
      <w:pPr>
        <w:spacing w:after="0" w:line="240" w:lineRule="auto"/>
        <w:jc w:val="both"/>
        <w:rPr>
          <w:rFonts w:ascii="Times New Roman" w:hAnsi="Times New Roman" w:cs="Times New Roman"/>
          <w:bCs/>
          <w:sz w:val="27"/>
          <w:szCs w:val="27"/>
        </w:rPr>
      </w:pPr>
      <w:r w:rsidRPr="00AB1EDC">
        <w:rPr>
          <w:rFonts w:ascii="Times New Roman" w:hAnsi="Times New Roman" w:cs="Times New Roman"/>
          <w:bCs/>
          <w:sz w:val="27"/>
          <w:szCs w:val="27"/>
        </w:rPr>
        <w:t xml:space="preserve">Adószám: </w:t>
      </w:r>
      <w:del w:id="5" w:author="Halász Gabriella" w:date="2024-10-24T07:50:00Z" w16du:dateUtc="2024-10-24T05:50:00Z">
        <w:r w:rsidR="00CE113C" w:rsidRPr="00AB1EDC" w:rsidDel="00E175EC">
          <w:rPr>
            <w:rFonts w:ascii="Times New Roman" w:hAnsi="Times New Roman" w:cs="Times New Roman"/>
            <w:bCs/>
            <w:sz w:val="27"/>
            <w:szCs w:val="27"/>
          </w:rPr>
          <w:delText>12165814-2-44</w:delText>
        </w:r>
      </w:del>
    </w:p>
    <w:p w14:paraId="5C230411" w14:textId="3446029F" w:rsidR="005022CE" w:rsidRPr="00AB1EDC" w:rsidRDefault="00864B1C" w:rsidP="00C8565D">
      <w:pPr>
        <w:spacing w:after="0" w:line="240" w:lineRule="auto"/>
        <w:jc w:val="both"/>
        <w:rPr>
          <w:rFonts w:ascii="Times New Roman" w:hAnsi="Times New Roman" w:cs="Times New Roman"/>
          <w:bCs/>
          <w:sz w:val="27"/>
          <w:szCs w:val="27"/>
        </w:rPr>
      </w:pPr>
      <w:r w:rsidRPr="00AB1EDC">
        <w:rPr>
          <w:rFonts w:ascii="Times New Roman" w:hAnsi="Times New Roman" w:cs="Times New Roman"/>
          <w:bCs/>
          <w:sz w:val="27"/>
          <w:szCs w:val="27"/>
        </w:rPr>
        <w:t>Képviseli:</w:t>
      </w:r>
      <w:r w:rsidR="00345310" w:rsidRPr="00AB1EDC">
        <w:rPr>
          <w:rFonts w:ascii="Times New Roman" w:hAnsi="Times New Roman" w:cs="Times New Roman"/>
          <w:bCs/>
          <w:sz w:val="27"/>
          <w:szCs w:val="27"/>
        </w:rPr>
        <w:t xml:space="preserve"> </w:t>
      </w:r>
      <w:del w:id="6" w:author="Halász Gabriella" w:date="2024-10-24T07:50:00Z" w16du:dateUtc="2024-10-24T05:50:00Z">
        <w:r w:rsidR="00CE113C" w:rsidRPr="00AB1EDC" w:rsidDel="00E175EC">
          <w:rPr>
            <w:rFonts w:ascii="Times New Roman" w:hAnsi="Times New Roman" w:cs="Times New Roman"/>
            <w:bCs/>
            <w:sz w:val="27"/>
            <w:szCs w:val="27"/>
          </w:rPr>
          <w:delText>Borosné Sz</w:delText>
        </w:r>
        <w:r w:rsidR="00FE2EE2" w:rsidRPr="00AB1EDC" w:rsidDel="00E175EC">
          <w:rPr>
            <w:rFonts w:ascii="Times New Roman" w:hAnsi="Times New Roman" w:cs="Times New Roman"/>
            <w:bCs/>
            <w:sz w:val="27"/>
            <w:szCs w:val="27"/>
          </w:rPr>
          <w:delText>ű</w:delText>
        </w:r>
        <w:r w:rsidR="00CE113C" w:rsidRPr="00AB1EDC" w:rsidDel="00E175EC">
          <w:rPr>
            <w:rFonts w:ascii="Times New Roman" w:hAnsi="Times New Roman" w:cs="Times New Roman"/>
            <w:bCs/>
            <w:sz w:val="27"/>
            <w:szCs w:val="27"/>
          </w:rPr>
          <w:delText>ts Ildikó vezérigazgató</w:delText>
        </w:r>
      </w:del>
    </w:p>
    <w:p w14:paraId="4965FEEF" w14:textId="103B8497" w:rsidR="0077063F" w:rsidRPr="00AB1EDC" w:rsidRDefault="0077063F" w:rsidP="00C8565D">
      <w:pPr>
        <w:spacing w:after="0" w:line="240" w:lineRule="auto"/>
        <w:jc w:val="both"/>
        <w:rPr>
          <w:rFonts w:ascii="Times New Roman" w:hAnsi="Times New Roman" w:cs="Times New Roman"/>
          <w:bCs/>
          <w:sz w:val="27"/>
          <w:szCs w:val="27"/>
        </w:rPr>
      </w:pPr>
      <w:r w:rsidRPr="00AB1EDC">
        <w:rPr>
          <w:rFonts w:ascii="Times New Roman" w:hAnsi="Times New Roman" w:cs="Times New Roman"/>
          <w:bCs/>
          <w:sz w:val="27"/>
          <w:szCs w:val="27"/>
        </w:rPr>
        <w:t xml:space="preserve">(a továbbiakban </w:t>
      </w:r>
      <w:r w:rsidR="000925B6" w:rsidRPr="00AB1EDC">
        <w:rPr>
          <w:rFonts w:ascii="Times New Roman" w:hAnsi="Times New Roman" w:cs="Times New Roman"/>
          <w:b/>
          <w:i/>
          <w:iCs/>
          <w:sz w:val="27"/>
          <w:szCs w:val="27"/>
          <w:rPrChange w:id="7" w:author="Halász-Máté Gabriella" w:date="2025-09-12T13:30:00Z" w16du:dateUtc="2025-09-12T11:30:00Z">
            <w:rPr>
              <w:rFonts w:ascii="Times New Roman" w:hAnsi="Times New Roman" w:cs="Times New Roman"/>
              <w:bCs/>
              <w:sz w:val="27"/>
              <w:szCs w:val="27"/>
            </w:rPr>
          </w:rPrChange>
        </w:rPr>
        <w:t>Közreműködő képzési szervezet</w:t>
      </w:r>
      <w:r w:rsidRPr="00AB1EDC">
        <w:rPr>
          <w:rFonts w:ascii="Times New Roman" w:hAnsi="Times New Roman" w:cs="Times New Roman"/>
          <w:bCs/>
          <w:sz w:val="27"/>
          <w:szCs w:val="27"/>
        </w:rPr>
        <w:t>)</w:t>
      </w:r>
    </w:p>
    <w:p w14:paraId="499D5296" w14:textId="77777777" w:rsidR="00D647AE" w:rsidRPr="00E07C34" w:rsidRDefault="00D647AE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51378A66" w14:textId="77777777" w:rsidR="005022CE" w:rsidRPr="00E07C34" w:rsidRDefault="005022CE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– a továbbiakban együtt, mint </w:t>
      </w:r>
      <w:r w:rsidRPr="00E07C34">
        <w:rPr>
          <w:rFonts w:ascii="Times New Roman" w:hAnsi="Times New Roman" w:cs="Times New Roman"/>
          <w:b/>
          <w:bCs/>
          <w:sz w:val="27"/>
          <w:szCs w:val="27"/>
        </w:rPr>
        <w:t>Felek</w:t>
      </w:r>
      <w:r w:rsidRPr="00E07C34">
        <w:rPr>
          <w:rFonts w:ascii="Times New Roman" w:hAnsi="Times New Roman" w:cs="Times New Roman"/>
          <w:sz w:val="27"/>
          <w:szCs w:val="27"/>
        </w:rPr>
        <w:t xml:space="preserve"> – között az alulírott helyen és időben, az alábbi feltételekkel:</w:t>
      </w:r>
    </w:p>
    <w:p w14:paraId="61931132" w14:textId="77777777" w:rsidR="00011921" w:rsidRPr="00E07C34" w:rsidRDefault="00011921" w:rsidP="00C8565D">
      <w:pPr>
        <w:spacing w:after="0" w:line="240" w:lineRule="auto"/>
        <w:rPr>
          <w:rFonts w:ascii="Times New Roman" w:hAnsi="Times New Roman" w:cs="Times New Roman"/>
          <w:b/>
          <w:bCs/>
          <w:sz w:val="27"/>
          <w:szCs w:val="27"/>
        </w:rPr>
      </w:pPr>
    </w:p>
    <w:p w14:paraId="62078E98" w14:textId="25AA0C27" w:rsidR="00011921" w:rsidRPr="00C8565D" w:rsidRDefault="00011921" w:rsidP="0053392F">
      <w:pPr>
        <w:pStyle w:val="Listaszerbekezds"/>
        <w:numPr>
          <w:ilvl w:val="0"/>
          <w:numId w:val="14"/>
        </w:numPr>
        <w:spacing w:after="0" w:line="240" w:lineRule="auto"/>
        <w:ind w:left="426" w:hanging="426"/>
        <w:rPr>
          <w:rFonts w:ascii="Times New Roman" w:hAnsi="Times New Roman" w:cs="Times New Roman"/>
          <w:b/>
          <w:bCs/>
          <w:sz w:val="27"/>
          <w:szCs w:val="27"/>
        </w:rPr>
      </w:pPr>
      <w:r w:rsidRPr="00C8565D">
        <w:rPr>
          <w:rFonts w:ascii="Times New Roman" w:hAnsi="Times New Roman" w:cs="Times New Roman"/>
          <w:b/>
          <w:bCs/>
          <w:sz w:val="27"/>
          <w:szCs w:val="27"/>
        </w:rPr>
        <w:t>Előzmények</w:t>
      </w:r>
    </w:p>
    <w:p w14:paraId="63BEB170" w14:textId="77777777" w:rsidR="00C8565D" w:rsidRPr="00C8565D" w:rsidRDefault="00C8565D" w:rsidP="00C8565D">
      <w:pPr>
        <w:pStyle w:val="Listaszerbekezds"/>
        <w:spacing w:after="0" w:line="240" w:lineRule="auto"/>
        <w:rPr>
          <w:rFonts w:ascii="Times New Roman" w:hAnsi="Times New Roman" w:cs="Times New Roman"/>
          <w:b/>
          <w:bCs/>
          <w:sz w:val="27"/>
          <w:szCs w:val="27"/>
        </w:rPr>
      </w:pPr>
    </w:p>
    <w:p w14:paraId="77F00795" w14:textId="0A11551F" w:rsidR="00673D94" w:rsidRPr="00E07C34" w:rsidRDefault="00011921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shd w:val="clear" w:color="auto" w:fill="FFFFFF"/>
        </w:rPr>
      </w:pPr>
      <w:r w:rsidRPr="00E07C34">
        <w:rPr>
          <w:rFonts w:ascii="Times New Roman" w:hAnsi="Times New Roman" w:cs="Times New Roman"/>
          <w:sz w:val="27"/>
          <w:szCs w:val="27"/>
        </w:rPr>
        <w:t>1.1.</w:t>
      </w:r>
      <w:r w:rsidRPr="00E07C34">
        <w:rPr>
          <w:rFonts w:ascii="Times New Roman" w:hAnsi="Times New Roman" w:cs="Times New Roman"/>
          <w:sz w:val="27"/>
          <w:szCs w:val="27"/>
        </w:rPr>
        <w:tab/>
      </w:r>
      <w:r w:rsidR="00AC0349" w:rsidRPr="00E07C34">
        <w:rPr>
          <w:rFonts w:ascii="Times New Roman" w:hAnsi="Times New Roman" w:cs="Times New Roman"/>
          <w:sz w:val="27"/>
          <w:szCs w:val="27"/>
        </w:rPr>
        <w:t>A</w:t>
      </w:r>
      <w:r w:rsidR="008F5B6E" w:rsidRPr="00E07C34">
        <w:rPr>
          <w:rFonts w:ascii="Times New Roman" w:hAnsi="Times New Roman" w:cs="Times New Roman"/>
          <w:sz w:val="27"/>
          <w:szCs w:val="27"/>
        </w:rPr>
        <w:t xml:space="preserve"> 1168/2019. (III. 28.) Korm. határozattal elfogadott</w:t>
      </w:r>
      <w:r w:rsidR="008F5B6E"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</w:t>
      </w:r>
      <w:r w:rsidR="008F5B6E" w:rsidRPr="00E07C34">
        <w:rPr>
          <w:rFonts w:ascii="Times New Roman" w:hAnsi="Times New Roman" w:cs="Times New Roman"/>
          <w:i/>
          <w:iCs/>
          <w:sz w:val="27"/>
          <w:szCs w:val="27"/>
          <w:shd w:val="clear" w:color="auto" w:fill="FFFFFF"/>
        </w:rPr>
        <w:t>„Szakképzés 4.0 – A szakképzés és felnőttképzés megújításának középtávú szakmapolitikai stratégiája, a szakképzési rendszer válasza a negyedik ipari forradalom kihívásaira”</w:t>
      </w:r>
      <w:r w:rsidR="008F5B6E"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című stratégiában </w:t>
      </w:r>
      <w:r w:rsidR="00673D94"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került rögzítésre a szakmai képzés hatékonyságának egyik feltételeként, hogy a gyakorlati képzésben minél nagyobb arányban vegyenek részt a vállalatok és a gazdaság további szereplői. </w:t>
      </w:r>
    </w:p>
    <w:p w14:paraId="5E081C1A" w14:textId="4590C6AE" w:rsidR="00483E45" w:rsidRPr="00E07C34" w:rsidRDefault="00483E45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shd w:val="clear" w:color="auto" w:fill="FFFFFF"/>
        </w:rPr>
      </w:pPr>
      <w:r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1.2 </w:t>
      </w:r>
      <w:r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ab/>
      </w:r>
      <w:r w:rsidR="00D6778F"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A szakképzésről szóló 2019. évi LXXX. törvény (a továbbiakban: Szkt.) </w:t>
      </w:r>
      <w:r w:rsidR="00FE2EE2">
        <w:rPr>
          <w:rFonts w:ascii="Times New Roman" w:hAnsi="Times New Roman" w:cs="Times New Roman"/>
          <w:sz w:val="27"/>
          <w:szCs w:val="27"/>
          <w:shd w:val="clear" w:color="auto" w:fill="FFFFFF"/>
        </w:rPr>
        <w:t>9</w:t>
      </w:r>
      <w:r w:rsidR="00D6778F"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§ (3) rendelkezése alapján a duális képzőhely a szakirányú oktatás keretében részt vehet a szakképzési feladat-ellátásban. </w:t>
      </w:r>
    </w:p>
    <w:p w14:paraId="507064D4" w14:textId="48E14E10" w:rsidR="00C8565D" w:rsidRDefault="00011921" w:rsidP="00C8565D">
      <w:pPr>
        <w:spacing w:after="0" w:line="240" w:lineRule="auto"/>
        <w:jc w:val="both"/>
        <w:rPr>
          <w:ins w:id="8" w:author="Halász-Máté Gabriella" w:date="2025-09-12T13:30:00Z" w16du:dateUtc="2025-09-12T11:30:00Z"/>
          <w:rFonts w:ascii="Times New Roman" w:hAnsi="Times New Roman" w:cs="Times New Roman"/>
          <w:sz w:val="27"/>
          <w:szCs w:val="27"/>
          <w:shd w:val="clear" w:color="auto" w:fill="FFFFFF"/>
        </w:rPr>
      </w:pPr>
      <w:r w:rsidRPr="00E07C34">
        <w:rPr>
          <w:rFonts w:ascii="Times New Roman" w:hAnsi="Times New Roman" w:cs="Times New Roman"/>
          <w:sz w:val="27"/>
          <w:szCs w:val="27"/>
        </w:rPr>
        <w:t>1.</w:t>
      </w:r>
      <w:r w:rsidR="00483E45" w:rsidRPr="00E07C34">
        <w:rPr>
          <w:rFonts w:ascii="Times New Roman" w:hAnsi="Times New Roman" w:cs="Times New Roman"/>
          <w:sz w:val="27"/>
          <w:szCs w:val="27"/>
        </w:rPr>
        <w:t>3</w:t>
      </w:r>
      <w:r w:rsidR="008F5B6E" w:rsidRPr="00E07C34">
        <w:rPr>
          <w:rFonts w:ascii="Times New Roman" w:hAnsi="Times New Roman" w:cs="Times New Roman"/>
          <w:sz w:val="27"/>
          <w:szCs w:val="27"/>
        </w:rPr>
        <w:t xml:space="preserve"> </w:t>
      </w:r>
      <w:r w:rsidR="008F5B6E" w:rsidRPr="00E07C34">
        <w:rPr>
          <w:rFonts w:ascii="Times New Roman" w:hAnsi="Times New Roman" w:cs="Times New Roman"/>
          <w:sz w:val="27"/>
          <w:szCs w:val="27"/>
        </w:rPr>
        <w:tab/>
        <w:t>A szakképzésről szóló törvény végrehajtásáról szóló 12/2020. (II.7.) Korm. rendelet (a továbbiakban: Szkr.) 1 sz. melléklete rendelkezik az iskolai rendszerben oktatható szakmák jegyzékéről</w:t>
      </w:r>
      <w:r w:rsidR="00D70171" w:rsidRPr="00E07C34">
        <w:rPr>
          <w:rFonts w:ascii="Times New Roman" w:hAnsi="Times New Roman" w:cs="Times New Roman"/>
          <w:sz w:val="27"/>
          <w:szCs w:val="27"/>
        </w:rPr>
        <w:t xml:space="preserve">, </w:t>
      </w:r>
      <w:r w:rsidR="00D70171"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valamint </w:t>
      </w:r>
      <w:r w:rsidR="00483E45"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>a szakirányú oktatásban szakképzési munkaszerződéssel a duális képzőhelynél való részvétel szabályairól.</w:t>
      </w:r>
    </w:p>
    <w:p w14:paraId="56B8A165" w14:textId="77777777" w:rsidR="00AB1EDC" w:rsidRDefault="00AB1EDC" w:rsidP="00C8565D">
      <w:pPr>
        <w:spacing w:after="0" w:line="240" w:lineRule="auto"/>
        <w:jc w:val="both"/>
        <w:rPr>
          <w:ins w:id="9" w:author="Halász-Máté Gabriella" w:date="2025-09-12T13:33:00Z" w16du:dateUtc="2025-09-12T11:33:00Z"/>
          <w:rFonts w:ascii="Times New Roman" w:hAnsi="Times New Roman" w:cs="Times New Roman"/>
          <w:sz w:val="27"/>
          <w:szCs w:val="27"/>
          <w:shd w:val="clear" w:color="auto" w:fill="FFFFFF"/>
        </w:rPr>
      </w:pPr>
    </w:p>
    <w:p w14:paraId="0356116D" w14:textId="77777777" w:rsidR="00CA57D6" w:rsidRDefault="00CA57D6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shd w:val="clear" w:color="auto" w:fill="FFFFFF"/>
        </w:rPr>
      </w:pPr>
    </w:p>
    <w:p w14:paraId="067C9282" w14:textId="49E0DA8F" w:rsidR="008C7690" w:rsidRPr="00E07C34" w:rsidDel="00E175EC" w:rsidRDefault="008C7690" w:rsidP="00C8565D">
      <w:pPr>
        <w:spacing w:after="0" w:line="240" w:lineRule="auto"/>
        <w:jc w:val="both"/>
        <w:rPr>
          <w:del w:id="10" w:author="Halász Gabriella" w:date="2024-10-24T07:50:00Z" w16du:dateUtc="2024-10-24T05:50:00Z"/>
          <w:rFonts w:ascii="Times New Roman" w:hAnsi="Times New Roman" w:cs="Times New Roman"/>
          <w:sz w:val="27"/>
          <w:szCs w:val="27"/>
          <w:shd w:val="clear" w:color="auto" w:fill="FFFFFF"/>
        </w:rPr>
      </w:pPr>
      <w:del w:id="11" w:author="Halász Gabriella" w:date="2024-10-24T07:50:00Z" w16du:dateUtc="2024-10-24T05:50:00Z">
        <w:r w:rsidDel="00E175EC">
          <w:rPr>
            <w:rFonts w:ascii="Times New Roman" w:hAnsi="Times New Roman" w:cs="Times New Roman"/>
            <w:sz w:val="27"/>
            <w:szCs w:val="27"/>
            <w:shd w:val="clear" w:color="auto" w:fill="FFFFFF"/>
          </w:rPr>
          <w:lastRenderedPageBreak/>
          <w:delText>1.4</w:delText>
        </w:r>
        <w:r w:rsidDel="00E175EC">
          <w:rPr>
            <w:rFonts w:ascii="Times New Roman" w:hAnsi="Times New Roman" w:cs="Times New Roman"/>
            <w:sz w:val="27"/>
            <w:szCs w:val="27"/>
            <w:shd w:val="clear" w:color="auto" w:fill="FFFFFF"/>
          </w:rPr>
          <w:tab/>
          <w:delText xml:space="preserve">Felek rögzítik, hogy szóbeli megállapodásuk alapján az együttműködést már 2024. szeptember 2. napján megkezdték, azonban a jelen szerződést írásban az alábbi keltezés napján foglalták írásba. </w:delText>
        </w:r>
      </w:del>
    </w:p>
    <w:p w14:paraId="5B901D8D" w14:textId="77777777" w:rsidR="00C8565D" w:rsidRDefault="00011921" w:rsidP="0053392F">
      <w:pPr>
        <w:pStyle w:val="Listaszerbekezds"/>
        <w:numPr>
          <w:ilvl w:val="0"/>
          <w:numId w:val="3"/>
        </w:numPr>
        <w:spacing w:before="360" w:after="0" w:line="240" w:lineRule="auto"/>
        <w:ind w:left="426" w:hanging="426"/>
        <w:contextualSpacing w:val="0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>A megállapodás tartalma</w:t>
      </w:r>
    </w:p>
    <w:p w14:paraId="6CCD0B37" w14:textId="6FFEBA97" w:rsidR="00425BF9" w:rsidRPr="00AB1EDC" w:rsidRDefault="00D75657" w:rsidP="00C8565D">
      <w:pPr>
        <w:spacing w:before="360" w:after="0" w:line="240" w:lineRule="auto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C8565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Az 1. pontban </w:t>
      </w:r>
      <w:r w:rsidR="00C26549" w:rsidRPr="00C8565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megnevezett </w:t>
      </w:r>
      <w:r w:rsidRPr="00C8565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szakmapolitikai stratégia irányelveinek, valamint a </w:t>
      </w:r>
      <w:r w:rsidR="00C26549" w:rsidRPr="00C8565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hivatkozott </w:t>
      </w:r>
      <w:r w:rsidRPr="00C8565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jogszabályok rendelkezéseinek megfelelően </w:t>
      </w:r>
      <w:r w:rsidR="00C26549" w:rsidRPr="00C8565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a </w:t>
      </w:r>
      <w:r w:rsidR="00011921" w:rsidRPr="00C8565D">
        <w:rPr>
          <w:rFonts w:ascii="Times New Roman" w:hAnsi="Times New Roman" w:cs="Times New Roman"/>
          <w:sz w:val="27"/>
          <w:szCs w:val="27"/>
        </w:rPr>
        <w:t xml:space="preserve">Felek megállapodnak, </w:t>
      </w:r>
      <w:r w:rsidR="00011921" w:rsidRPr="00AB1EDC">
        <w:rPr>
          <w:rFonts w:ascii="Times New Roman" w:hAnsi="Times New Roman" w:cs="Times New Roman"/>
          <w:sz w:val="27"/>
          <w:szCs w:val="27"/>
        </w:rPr>
        <w:t xml:space="preserve">hogy </w:t>
      </w:r>
      <w:r w:rsidR="00425BF9" w:rsidRPr="00AB1EDC">
        <w:rPr>
          <w:rFonts w:ascii="Times New Roman" w:hAnsi="Times New Roman" w:cs="Times New Roman"/>
          <w:sz w:val="27"/>
          <w:szCs w:val="27"/>
        </w:rPr>
        <w:t xml:space="preserve">a </w:t>
      </w:r>
      <w:r w:rsidR="00412139" w:rsidRPr="00AB1EDC">
        <w:rPr>
          <w:rFonts w:ascii="Times New Roman" w:hAnsi="Times New Roman" w:cs="Times New Roman"/>
          <w:sz w:val="27"/>
          <w:szCs w:val="27"/>
        </w:rPr>
        <w:t xml:space="preserve">Közreműködő képzési szervezet </w:t>
      </w:r>
      <w:r w:rsidR="00D778A3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a szakképzési munkaszerződés hatálya alatt teljesítendő </w:t>
      </w:r>
      <w:del w:id="12" w:author="Halász-Máté Gabriella" w:date="2025-06-04T15:11:00Z" w16du:dateUtc="2025-06-04T13:11:00Z">
        <w:r w:rsidR="00D778A3" w:rsidRPr="00AB1EDC" w:rsidDel="00D7197C">
          <w:rPr>
            <w:rFonts w:ascii="Times New Roman" w:hAnsi="Times New Roman" w:cs="Times New Roman"/>
            <w:sz w:val="27"/>
            <w:szCs w:val="27"/>
            <w:shd w:val="clear" w:color="auto" w:fill="FFFFFF"/>
          </w:rPr>
          <w:delText xml:space="preserve">– a tanítási éven kívüli egybefüggő gyakorlat keretében – </w:delText>
        </w:r>
      </w:del>
      <w:r w:rsidR="00D778A3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>gyakorlat</w:t>
      </w:r>
      <w:r w:rsidR="00B115A1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i </w:t>
      </w:r>
      <w:r w:rsidR="00412139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képzési </w:t>
      </w:r>
      <w:r w:rsidR="00B115A1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>helyszínt biztosít a</w:t>
      </w:r>
      <w:r w:rsidR="00C26549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z 1. sz mellékletben megnevezett </w:t>
      </w:r>
      <w:r w:rsidR="00B115A1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>tanulóknak</w:t>
      </w:r>
      <w:r w:rsidR="00C26549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A megállapodás a </w:t>
      </w:r>
      <w:ins w:id="13" w:author="Halász-Máté Gabriella" w:date="2025-09-12T13:30:00Z" w16du:dateUtc="2025-09-12T11:30:00Z">
        <w:r w:rsidR="00AB1EDC" w:rsidRPr="00AB1EDC">
          <w:rPr>
            <w:rFonts w:ascii="Times New Roman" w:hAnsi="Times New Roman" w:cs="Times New Roman"/>
            <w:sz w:val="27"/>
            <w:szCs w:val="27"/>
            <w:shd w:val="clear" w:color="auto" w:fill="FFFFFF"/>
            <w:rPrChange w:id="14" w:author="Halász-Máté Gabriella" w:date="2025-09-12T13:30:00Z" w16du:dateUtc="2025-09-12T11:30:00Z">
              <w:rPr>
                <w:rFonts w:ascii="Times New Roman" w:hAnsi="Times New Roman" w:cs="Times New Roman"/>
                <w:color w:val="EE0000"/>
                <w:sz w:val="27"/>
                <w:szCs w:val="27"/>
                <w:shd w:val="clear" w:color="auto" w:fill="FFFFFF"/>
              </w:rPr>
            </w:rPrChange>
          </w:rPr>
          <w:t>………..</w:t>
        </w:r>
      </w:ins>
      <w:del w:id="15" w:author="Halász-Máté Gabriella" w:date="2025-09-12T13:30:00Z" w16du:dateUtc="2025-09-12T11:30:00Z">
        <w:r w:rsidR="00C26549" w:rsidRPr="00AB1EDC" w:rsidDel="00AB1EDC">
          <w:rPr>
            <w:rFonts w:ascii="Times New Roman" w:hAnsi="Times New Roman" w:cs="Times New Roman"/>
            <w:sz w:val="27"/>
            <w:szCs w:val="27"/>
            <w:shd w:val="clear" w:color="auto" w:fill="FFFFFF"/>
          </w:rPr>
          <w:delText>202</w:delText>
        </w:r>
      </w:del>
      <w:del w:id="16" w:author="Halász-Máté Gabriella" w:date="2025-06-11T12:24:00Z" w16du:dateUtc="2025-06-11T10:24:00Z">
        <w:r w:rsidR="004D08A3" w:rsidRPr="00AB1EDC" w:rsidDel="002A6F9D">
          <w:rPr>
            <w:rFonts w:ascii="Times New Roman" w:hAnsi="Times New Roman" w:cs="Times New Roman"/>
            <w:sz w:val="27"/>
            <w:szCs w:val="27"/>
            <w:shd w:val="clear" w:color="auto" w:fill="FFFFFF"/>
          </w:rPr>
          <w:delText>4</w:delText>
        </w:r>
      </w:del>
      <w:del w:id="17" w:author="Halász-Máté Gabriella" w:date="2025-09-12T13:30:00Z" w16du:dateUtc="2025-09-12T11:30:00Z">
        <w:r w:rsidR="00C26549" w:rsidRPr="00AB1EDC" w:rsidDel="00AB1EDC">
          <w:rPr>
            <w:rFonts w:ascii="Times New Roman" w:hAnsi="Times New Roman" w:cs="Times New Roman"/>
            <w:sz w:val="27"/>
            <w:szCs w:val="27"/>
            <w:shd w:val="clear" w:color="auto" w:fill="FFFFFF"/>
          </w:rPr>
          <w:delText>/202</w:delText>
        </w:r>
      </w:del>
      <w:del w:id="18" w:author="Halász-Máté Gabriella" w:date="2025-06-11T12:24:00Z" w16du:dateUtc="2025-06-11T10:24:00Z">
        <w:r w:rsidR="004D08A3" w:rsidRPr="00AB1EDC" w:rsidDel="002A6F9D">
          <w:rPr>
            <w:rFonts w:ascii="Times New Roman" w:hAnsi="Times New Roman" w:cs="Times New Roman"/>
            <w:sz w:val="27"/>
            <w:szCs w:val="27"/>
            <w:shd w:val="clear" w:color="auto" w:fill="FFFFFF"/>
          </w:rPr>
          <w:delText>5</w:delText>
        </w:r>
      </w:del>
      <w:r w:rsidR="00C26549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>. tanévre vonatkozik</w:t>
      </w:r>
      <w:r w:rsidR="00412139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a tanulókkal tanulói jogviszonyban álló szakképző intézmény (továbbiakban: intézmény) és a Duális képzőhely által közösen elfogadott </w:t>
      </w:r>
      <w:r w:rsidR="00AC0349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>K</w:t>
      </w:r>
      <w:r w:rsidR="00412139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épzési program alapján. </w:t>
      </w:r>
      <w:r w:rsidR="00C26549" w:rsidRPr="00AB1EDC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</w:t>
      </w:r>
    </w:p>
    <w:p w14:paraId="57287A77" w14:textId="3D4CC3D9" w:rsidR="00412139" w:rsidRPr="00AB1EDC" w:rsidRDefault="009C0F8B" w:rsidP="00C8565D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AB1EDC">
        <w:rPr>
          <w:rFonts w:ascii="Times New Roman" w:hAnsi="Times New Roman" w:cs="Times New Roman"/>
          <w:b/>
          <w:bCs/>
          <w:sz w:val="27"/>
          <w:szCs w:val="27"/>
        </w:rPr>
        <w:t>Teljes k</w:t>
      </w:r>
      <w:r w:rsidR="00412139" w:rsidRPr="00AB1EDC">
        <w:rPr>
          <w:rFonts w:ascii="Times New Roman" w:hAnsi="Times New Roman" w:cs="Times New Roman"/>
          <w:b/>
          <w:bCs/>
          <w:sz w:val="27"/>
          <w:szCs w:val="27"/>
        </w:rPr>
        <w:t>épzési időszak:</w:t>
      </w:r>
      <w:del w:id="19" w:author="Halász-Máté Gabriella" w:date="2025-06-04T15:11:00Z" w16du:dateUtc="2025-06-04T13:11:00Z">
        <w:r w:rsidR="00412139" w:rsidRPr="00AB1EDC" w:rsidDel="00D7197C">
          <w:rPr>
            <w:rFonts w:ascii="Times New Roman" w:hAnsi="Times New Roman" w:cs="Times New Roman"/>
            <w:sz w:val="27"/>
            <w:szCs w:val="27"/>
          </w:rPr>
          <w:delText xml:space="preserve"> 20</w:delText>
        </w:r>
      </w:del>
      <w:ins w:id="20" w:author="Halász Gabriella" w:date="2024-10-24T07:51:00Z" w16du:dateUtc="2024-10-24T05:51:00Z">
        <w:del w:id="21" w:author="Halász-Máté Gabriella" w:date="2025-06-04T15:11:00Z" w16du:dateUtc="2025-06-04T13:11:00Z">
          <w:r w:rsidR="00E175EC" w:rsidRPr="00AB1EDC" w:rsidDel="00D7197C">
            <w:rPr>
              <w:rFonts w:ascii="Times New Roman" w:hAnsi="Times New Roman" w:cs="Times New Roman"/>
              <w:sz w:val="27"/>
              <w:szCs w:val="27"/>
            </w:rPr>
            <w:delText>25.01.01.</w:delText>
          </w:r>
        </w:del>
      </w:ins>
      <w:del w:id="22" w:author="Halász-Máté Gabriella" w:date="2025-06-04T15:11:00Z" w16du:dateUtc="2025-06-04T13:11:00Z">
        <w:r w:rsidR="00412139" w:rsidRPr="00AB1EDC" w:rsidDel="00D7197C">
          <w:rPr>
            <w:rFonts w:ascii="Times New Roman" w:hAnsi="Times New Roman" w:cs="Times New Roman"/>
            <w:sz w:val="27"/>
            <w:szCs w:val="27"/>
          </w:rPr>
          <w:delText>24.</w:delText>
        </w:r>
        <w:r w:rsidR="004D08A3" w:rsidRPr="00AB1EDC" w:rsidDel="00D7197C">
          <w:rPr>
            <w:rFonts w:ascii="Times New Roman" w:hAnsi="Times New Roman" w:cs="Times New Roman"/>
            <w:sz w:val="27"/>
            <w:szCs w:val="27"/>
          </w:rPr>
          <w:delText>09.02. – 2025. 0</w:delText>
        </w:r>
        <w:r w:rsidR="00A73EB7" w:rsidRPr="00AB1EDC" w:rsidDel="00D7197C">
          <w:rPr>
            <w:rFonts w:ascii="Times New Roman" w:hAnsi="Times New Roman" w:cs="Times New Roman"/>
            <w:sz w:val="27"/>
            <w:szCs w:val="27"/>
          </w:rPr>
          <w:delText>4. 30.</w:delText>
        </w:r>
      </w:del>
      <w:ins w:id="23" w:author="Halász-Máté Gabriella" w:date="2025-06-04T15:11:00Z" w16du:dateUtc="2025-06-04T13:11:00Z">
        <w:r w:rsidR="00D7197C" w:rsidRPr="00AB1EDC">
          <w:rPr>
            <w:rFonts w:ascii="Times New Roman" w:hAnsi="Times New Roman" w:cs="Times New Roman"/>
            <w:sz w:val="27"/>
            <w:szCs w:val="27"/>
          </w:rPr>
          <w:t>…………………………..</w:t>
        </w:r>
      </w:ins>
    </w:p>
    <w:p w14:paraId="2B431916" w14:textId="77777777" w:rsidR="00704AEC" w:rsidRPr="00AB1EDC" w:rsidRDefault="00704AEC" w:rsidP="00C8565D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14:paraId="6BD9ED78" w14:textId="3347DEB7" w:rsidR="00704AEC" w:rsidRPr="00AB1EDC" w:rsidRDefault="00704AEC" w:rsidP="00C8565D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AB1EDC">
        <w:rPr>
          <w:rFonts w:ascii="Times New Roman" w:hAnsi="Times New Roman" w:cs="Times New Roman"/>
          <w:sz w:val="27"/>
          <w:szCs w:val="27"/>
        </w:rPr>
        <w:t>Szakirányú oktatás keretében szakképzési munkaszerződés hatálya alatt teljesítendő oktatás és gyakorlat a szakképzési törvény 76.</w:t>
      </w:r>
      <w:r w:rsidR="00A772BB" w:rsidRPr="00AB1EDC">
        <w:rPr>
          <w:rFonts w:ascii="Aptos" w:hAnsi="Aptos"/>
          <w:shd w:val="clear" w:color="auto" w:fill="FFFFFF"/>
          <w:rPrChange w:id="24" w:author="Halász-Máté Gabriella" w:date="2025-09-12T13:30:00Z" w16du:dateUtc="2025-09-12T11:30:00Z">
            <w:rPr>
              <w:rFonts w:ascii="Aptos" w:hAnsi="Aptos"/>
              <w:color w:val="000000"/>
              <w:shd w:val="clear" w:color="auto" w:fill="FFFFFF"/>
            </w:rPr>
          </w:rPrChange>
        </w:rPr>
        <w:t xml:space="preserve"> </w:t>
      </w:r>
      <w:r w:rsidR="00A772BB" w:rsidRPr="00AB1EDC">
        <w:rPr>
          <w:rFonts w:ascii="Times New Roman" w:hAnsi="Times New Roman" w:cs="Times New Roman"/>
          <w:sz w:val="27"/>
          <w:szCs w:val="27"/>
        </w:rPr>
        <w:t>§</w:t>
      </w:r>
      <w:r w:rsidRPr="00AB1EDC">
        <w:rPr>
          <w:rFonts w:ascii="Times New Roman" w:hAnsi="Times New Roman" w:cs="Times New Roman"/>
          <w:sz w:val="27"/>
          <w:szCs w:val="27"/>
        </w:rPr>
        <w:t xml:space="preserve"> alapján</w:t>
      </w:r>
      <w:r w:rsidR="008E6A0A" w:rsidRPr="00AB1EDC">
        <w:rPr>
          <w:rFonts w:ascii="Times New Roman" w:hAnsi="Times New Roman" w:cs="Times New Roman"/>
          <w:sz w:val="27"/>
          <w:szCs w:val="27"/>
        </w:rPr>
        <w:t>.</w:t>
      </w:r>
    </w:p>
    <w:p w14:paraId="3215C436" w14:textId="77777777" w:rsidR="00704AEC" w:rsidRPr="00AB1EDC" w:rsidRDefault="00704AEC" w:rsidP="00C8565D">
      <w:pPr>
        <w:spacing w:after="0" w:line="240" w:lineRule="auto"/>
        <w:rPr>
          <w:rFonts w:ascii="Times New Roman" w:hAnsi="Times New Roman" w:cs="Times New Roman"/>
          <w:b/>
          <w:bCs/>
          <w:sz w:val="27"/>
          <w:szCs w:val="27"/>
        </w:rPr>
      </w:pPr>
    </w:p>
    <w:p w14:paraId="566B61D7" w14:textId="326399F3" w:rsidR="000925B6" w:rsidRPr="00AB1EDC" w:rsidRDefault="009C0F8B" w:rsidP="00C8565D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AB1EDC">
        <w:rPr>
          <w:rFonts w:ascii="Times New Roman" w:hAnsi="Times New Roman" w:cs="Times New Roman"/>
          <w:b/>
          <w:bCs/>
          <w:sz w:val="27"/>
          <w:szCs w:val="27"/>
        </w:rPr>
        <w:t>Ágazat / szakma / szakmairány:</w:t>
      </w:r>
      <w:r w:rsidRPr="00AB1EDC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6764EC2F" w14:textId="3ED4BC5E" w:rsidR="004D08A3" w:rsidRPr="00AB1EDC" w:rsidRDefault="00EA6930" w:rsidP="00D179C7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del w:id="25" w:author="Halász-Máté Gabriella" w:date="2025-09-12T13:30:00Z" w16du:dateUtc="2025-09-12T11:30:00Z">
        <w:r w:rsidRPr="00AB1EDC" w:rsidDel="00AB1EDC">
          <w:rPr>
            <w:rFonts w:ascii="Times New Roman" w:hAnsi="Times New Roman" w:cs="Times New Roman"/>
            <w:sz w:val="27"/>
            <w:szCs w:val="27"/>
          </w:rPr>
          <w:delText>Informatika és távközlés / Informatikai rendszer- és alkalmazás-üzemeltető technikus</w:delText>
        </w:r>
      </w:del>
      <w:ins w:id="26" w:author="Halász-Máté Gabriella" w:date="2025-09-12T13:30:00Z" w16du:dateUtc="2025-09-12T11:30:00Z">
        <w:r w:rsidR="00AB1EDC" w:rsidRPr="00AB1EDC">
          <w:rPr>
            <w:rFonts w:ascii="Times New Roman" w:hAnsi="Times New Roman" w:cs="Times New Roman"/>
            <w:sz w:val="27"/>
            <w:szCs w:val="27"/>
            <w:rPrChange w:id="27" w:author="Halász-Máté Gabriella" w:date="2025-09-12T13:30:00Z" w16du:dateUtc="2025-09-12T11:30:00Z">
              <w:rPr>
                <w:rFonts w:ascii="Times New Roman" w:hAnsi="Times New Roman" w:cs="Times New Roman"/>
                <w:color w:val="EE0000"/>
                <w:sz w:val="27"/>
                <w:szCs w:val="27"/>
              </w:rPr>
            </w:rPrChange>
          </w:rPr>
          <w:t>………………………………………………………………………………………..</w:t>
        </w:r>
      </w:ins>
    </w:p>
    <w:p w14:paraId="42D5BB82" w14:textId="77777777" w:rsidR="004D08A3" w:rsidRDefault="004D08A3" w:rsidP="00E47C9B">
      <w:pPr>
        <w:pStyle w:val="Listaszerbekezds"/>
        <w:spacing w:after="0" w:line="240" w:lineRule="auto"/>
      </w:pPr>
    </w:p>
    <w:p w14:paraId="0A3749C7" w14:textId="77777777" w:rsidR="004D08A3" w:rsidRPr="00E07C34" w:rsidRDefault="004D08A3" w:rsidP="00E47C9B">
      <w:pPr>
        <w:pStyle w:val="Listaszerbekezds"/>
        <w:spacing w:after="0" w:line="240" w:lineRule="auto"/>
      </w:pPr>
    </w:p>
    <w:p w14:paraId="7A9A17FE" w14:textId="5E22D2F5" w:rsidR="00EE4683" w:rsidRPr="005E4E79" w:rsidRDefault="005E4E79" w:rsidP="005E4E79">
      <w:pPr>
        <w:pStyle w:val="Listaszerbekezds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shd w:val="clear" w:color="auto" w:fill="FFFFFF"/>
        </w:rPr>
      </w:pPr>
      <w:r>
        <w:rPr>
          <w:rFonts w:ascii="Times New Roman" w:hAnsi="Times New Roman" w:cs="Times New Roman"/>
          <w:sz w:val="27"/>
          <w:szCs w:val="27"/>
        </w:rPr>
        <w:t xml:space="preserve">    </w:t>
      </w:r>
      <w:r w:rsidR="00011921" w:rsidRPr="005E4E79">
        <w:rPr>
          <w:rFonts w:ascii="Times New Roman" w:hAnsi="Times New Roman" w:cs="Times New Roman"/>
          <w:sz w:val="27"/>
          <w:szCs w:val="27"/>
        </w:rPr>
        <w:t>A</w:t>
      </w:r>
      <w:r w:rsidR="00011921" w:rsidRPr="005E4E79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="000925B6" w:rsidRPr="005E4E79">
        <w:rPr>
          <w:rFonts w:ascii="Times New Roman" w:hAnsi="Times New Roman" w:cs="Times New Roman"/>
          <w:b/>
          <w:bCs/>
          <w:sz w:val="27"/>
          <w:szCs w:val="27"/>
        </w:rPr>
        <w:t>Közreműködő képzési szervezet</w:t>
      </w:r>
      <w:r w:rsidR="00011921" w:rsidRPr="005E4E79">
        <w:rPr>
          <w:rFonts w:ascii="Times New Roman" w:hAnsi="Times New Roman" w:cs="Times New Roman"/>
          <w:sz w:val="27"/>
          <w:szCs w:val="27"/>
        </w:rPr>
        <w:t xml:space="preserve"> </w:t>
      </w:r>
      <w:r w:rsidR="00EE4683" w:rsidRPr="005E4E79">
        <w:rPr>
          <w:rFonts w:ascii="Times New Roman" w:hAnsi="Times New Roman" w:cs="Times New Roman"/>
          <w:sz w:val="27"/>
          <w:szCs w:val="27"/>
        </w:rPr>
        <w:t xml:space="preserve">az </w:t>
      </w:r>
      <w:r w:rsidR="00EE4683" w:rsidRPr="005E4E79">
        <w:rPr>
          <w:rFonts w:ascii="Times New Roman" w:hAnsi="Times New Roman" w:cs="Times New Roman"/>
          <w:sz w:val="27"/>
          <w:szCs w:val="27"/>
          <w:shd w:val="clear" w:color="auto" w:fill="FFFFFF"/>
        </w:rPr>
        <w:t>intézmény és a Duális képzőhely által közösen elfogadott Képzési programot a képzési időszak megkezdése előtt észrevételez</w:t>
      </w:r>
      <w:r w:rsidR="00B235EA">
        <w:rPr>
          <w:rFonts w:ascii="Times New Roman" w:hAnsi="Times New Roman" w:cs="Times New Roman"/>
          <w:sz w:val="27"/>
          <w:szCs w:val="27"/>
          <w:shd w:val="clear" w:color="auto" w:fill="FFFFFF"/>
        </w:rPr>
        <w:t>te</w:t>
      </w:r>
      <w:r w:rsidR="00EE4683" w:rsidRPr="005E4E79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</w:t>
      </w:r>
    </w:p>
    <w:p w14:paraId="14ACDA47" w14:textId="77777777" w:rsidR="00E47C9B" w:rsidRPr="00E47C9B" w:rsidRDefault="00E47C9B" w:rsidP="00E47C9B">
      <w:pPr>
        <w:pStyle w:val="Listaszerbekezds"/>
        <w:spacing w:after="0" w:line="240" w:lineRule="auto"/>
        <w:ind w:left="360"/>
        <w:jc w:val="both"/>
        <w:rPr>
          <w:rFonts w:ascii="Times New Roman" w:hAnsi="Times New Roman" w:cs="Times New Roman"/>
          <w:sz w:val="27"/>
          <w:szCs w:val="27"/>
        </w:rPr>
      </w:pPr>
    </w:p>
    <w:p w14:paraId="64164D1B" w14:textId="767B4D1D" w:rsidR="00941054" w:rsidRDefault="00011921" w:rsidP="00C8565D">
      <w:pPr>
        <w:pStyle w:val="Listaszerbekezds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    A Képzési </w:t>
      </w:r>
      <w:r w:rsidR="00EE4683" w:rsidRPr="00E07C34">
        <w:rPr>
          <w:rFonts w:ascii="Times New Roman" w:hAnsi="Times New Roman" w:cs="Times New Roman"/>
          <w:sz w:val="27"/>
          <w:szCs w:val="27"/>
        </w:rPr>
        <w:t>p</w:t>
      </w:r>
      <w:r w:rsidRPr="00E07C34">
        <w:rPr>
          <w:rFonts w:ascii="Times New Roman" w:hAnsi="Times New Roman" w:cs="Times New Roman"/>
          <w:sz w:val="27"/>
          <w:szCs w:val="27"/>
        </w:rPr>
        <w:t xml:space="preserve">rogram jelen megállapodás elválaszthatatlan részét </w:t>
      </w:r>
      <w:r w:rsidR="00EE4683" w:rsidRPr="00E07C34">
        <w:rPr>
          <w:rFonts w:ascii="Times New Roman" w:hAnsi="Times New Roman" w:cs="Times New Roman"/>
          <w:sz w:val="27"/>
          <w:szCs w:val="27"/>
        </w:rPr>
        <w:t>képezi.</w:t>
      </w:r>
      <w:r w:rsidRPr="00E07C34">
        <w:rPr>
          <w:rFonts w:ascii="Times New Roman" w:hAnsi="Times New Roman" w:cs="Times New Roman"/>
          <w:sz w:val="27"/>
          <w:szCs w:val="27"/>
        </w:rPr>
        <w:tab/>
      </w:r>
    </w:p>
    <w:p w14:paraId="6EBA78BE" w14:textId="77777777" w:rsidR="00E47C9B" w:rsidRPr="00E47C9B" w:rsidRDefault="00E47C9B" w:rsidP="00E47C9B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18F406DF" w14:textId="7ED303E8" w:rsidR="00011921" w:rsidRDefault="00011921" w:rsidP="00C8565D">
      <w:pPr>
        <w:pStyle w:val="Listaszerbekezds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 xml:space="preserve">    Felek</w:t>
      </w:r>
      <w:r w:rsidRPr="00E07C34">
        <w:rPr>
          <w:rFonts w:ascii="Times New Roman" w:hAnsi="Times New Roman" w:cs="Times New Roman"/>
          <w:sz w:val="27"/>
          <w:szCs w:val="27"/>
        </w:rPr>
        <w:t xml:space="preserve"> a </w:t>
      </w:r>
      <w:r w:rsidR="00EE4683" w:rsidRPr="00E07C34">
        <w:rPr>
          <w:rFonts w:ascii="Times New Roman" w:hAnsi="Times New Roman" w:cs="Times New Roman"/>
          <w:sz w:val="27"/>
          <w:szCs w:val="27"/>
        </w:rPr>
        <w:t xml:space="preserve">jelen megállapodás 1. sz. mellékletében </w:t>
      </w:r>
      <w:r w:rsidR="00FB39A9" w:rsidRPr="00E07C34">
        <w:rPr>
          <w:rFonts w:ascii="Times New Roman" w:hAnsi="Times New Roman" w:cs="Times New Roman"/>
          <w:sz w:val="27"/>
          <w:szCs w:val="27"/>
        </w:rPr>
        <w:t xml:space="preserve">tanulónként </w:t>
      </w:r>
      <w:r w:rsidRPr="00E07C34">
        <w:rPr>
          <w:rFonts w:ascii="Times New Roman" w:hAnsi="Times New Roman" w:cs="Times New Roman"/>
          <w:sz w:val="27"/>
          <w:szCs w:val="27"/>
        </w:rPr>
        <w:t>meghatározzák</w:t>
      </w:r>
      <w:r w:rsidR="00FB39A9" w:rsidRPr="00E07C34">
        <w:rPr>
          <w:rFonts w:ascii="Times New Roman" w:hAnsi="Times New Roman" w:cs="Times New Roman"/>
          <w:sz w:val="27"/>
          <w:szCs w:val="27"/>
        </w:rPr>
        <w:t xml:space="preserve"> a képzési időszak kezdetét és befejezését. </w:t>
      </w:r>
    </w:p>
    <w:p w14:paraId="58014CB1" w14:textId="77777777" w:rsidR="0053392F" w:rsidRPr="0053392F" w:rsidRDefault="0053392F" w:rsidP="0053392F">
      <w:pPr>
        <w:pStyle w:val="Listaszerbekezds"/>
        <w:rPr>
          <w:rFonts w:ascii="Times New Roman" w:hAnsi="Times New Roman" w:cs="Times New Roman"/>
          <w:sz w:val="27"/>
          <w:szCs w:val="27"/>
        </w:rPr>
      </w:pPr>
    </w:p>
    <w:p w14:paraId="22A967D6" w14:textId="77777777" w:rsidR="0053392F" w:rsidRPr="00C8565D" w:rsidRDefault="0053392F" w:rsidP="0053392F">
      <w:pPr>
        <w:pStyle w:val="Listaszerbekezds"/>
        <w:spacing w:after="0" w:line="240" w:lineRule="auto"/>
        <w:ind w:left="360"/>
        <w:jc w:val="both"/>
        <w:rPr>
          <w:rFonts w:ascii="Times New Roman" w:hAnsi="Times New Roman" w:cs="Times New Roman"/>
          <w:sz w:val="27"/>
          <w:szCs w:val="27"/>
        </w:rPr>
      </w:pPr>
    </w:p>
    <w:p w14:paraId="5AFB17A5" w14:textId="341973C7" w:rsidR="00E47C9B" w:rsidRDefault="00011921" w:rsidP="0053392F">
      <w:pPr>
        <w:pStyle w:val="Listaszerbekezds"/>
        <w:numPr>
          <w:ilvl w:val="0"/>
          <w:numId w:val="3"/>
        </w:numPr>
        <w:spacing w:after="0" w:line="240" w:lineRule="auto"/>
        <w:ind w:left="283" w:hanging="357"/>
        <w:contextualSpacing w:val="0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>Felek jogai és kötelezettségei</w:t>
      </w:r>
    </w:p>
    <w:p w14:paraId="4DA0B529" w14:textId="77777777" w:rsidR="0053392F" w:rsidRPr="0053392F" w:rsidRDefault="0053392F" w:rsidP="0053392F">
      <w:pPr>
        <w:pStyle w:val="Listaszerbekezds"/>
        <w:spacing w:after="0" w:line="240" w:lineRule="auto"/>
        <w:ind w:left="283"/>
        <w:contextualSpacing w:val="0"/>
        <w:jc w:val="both"/>
        <w:rPr>
          <w:rFonts w:ascii="Times New Roman" w:hAnsi="Times New Roman" w:cs="Times New Roman"/>
          <w:b/>
          <w:bCs/>
          <w:sz w:val="27"/>
          <w:szCs w:val="27"/>
        </w:rPr>
      </w:pPr>
    </w:p>
    <w:p w14:paraId="207FC2B6" w14:textId="30BFDA32" w:rsidR="00342D3D" w:rsidRPr="00E07C34" w:rsidRDefault="00342D3D" w:rsidP="00C8565D">
      <w:pPr>
        <w:pStyle w:val="Listaszerbekezds"/>
        <w:numPr>
          <w:ilvl w:val="1"/>
          <w:numId w:val="3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A</w:t>
      </w:r>
      <w:r w:rsidRPr="00E07C34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="000925B6" w:rsidRPr="00E07C34">
        <w:rPr>
          <w:rFonts w:ascii="Times New Roman" w:hAnsi="Times New Roman" w:cs="Times New Roman"/>
          <w:b/>
          <w:bCs/>
          <w:sz w:val="27"/>
          <w:szCs w:val="27"/>
        </w:rPr>
        <w:t>Közreműködő képzési szervezet</w:t>
      </w:r>
      <w:r w:rsidRPr="00E07C34">
        <w:rPr>
          <w:rFonts w:ascii="Times New Roman" w:hAnsi="Times New Roman" w:cs="Times New Roman"/>
          <w:sz w:val="27"/>
          <w:szCs w:val="27"/>
        </w:rPr>
        <w:t xml:space="preserve"> vállalja, hogy:</w:t>
      </w:r>
    </w:p>
    <w:p w14:paraId="605D8EDD" w14:textId="41C00E08" w:rsidR="00342D3D" w:rsidRPr="00E07C34" w:rsidRDefault="005C77E9" w:rsidP="00E47C9B">
      <w:pPr>
        <w:pStyle w:val="Listaszerbekezds"/>
        <w:numPr>
          <w:ilvl w:val="2"/>
          <w:numId w:val="3"/>
        </w:numPr>
        <w:spacing w:after="0" w:line="240" w:lineRule="auto"/>
        <w:ind w:left="720" w:hanging="578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A</w:t>
      </w:r>
      <w:r w:rsidR="00342D3D" w:rsidRPr="00E07C34">
        <w:rPr>
          <w:rFonts w:ascii="Times New Roman" w:hAnsi="Times New Roman" w:cs="Times New Roman"/>
          <w:sz w:val="27"/>
          <w:szCs w:val="27"/>
        </w:rPr>
        <w:t xml:space="preserve"> </w:t>
      </w:r>
      <w:r w:rsidRPr="00E07C34">
        <w:rPr>
          <w:rFonts w:ascii="Times New Roman" w:hAnsi="Times New Roman" w:cs="Times New Roman"/>
          <w:sz w:val="27"/>
          <w:szCs w:val="27"/>
        </w:rPr>
        <w:t xml:space="preserve">szakképzési munkaszerződés keretében folyó szakirányú képzést a </w:t>
      </w:r>
      <w:r w:rsidR="00342D3D" w:rsidRPr="00E07C34">
        <w:rPr>
          <w:rFonts w:ascii="Times New Roman" w:hAnsi="Times New Roman" w:cs="Times New Roman"/>
          <w:sz w:val="27"/>
          <w:szCs w:val="27"/>
        </w:rPr>
        <w:t xml:space="preserve">Képzési </w:t>
      </w:r>
      <w:r w:rsidRPr="00E07C34">
        <w:rPr>
          <w:rFonts w:ascii="Times New Roman" w:hAnsi="Times New Roman" w:cs="Times New Roman"/>
          <w:sz w:val="27"/>
          <w:szCs w:val="27"/>
        </w:rPr>
        <w:t>p</w:t>
      </w:r>
      <w:r w:rsidR="00342D3D" w:rsidRPr="00E07C34">
        <w:rPr>
          <w:rFonts w:ascii="Times New Roman" w:hAnsi="Times New Roman" w:cs="Times New Roman"/>
          <w:sz w:val="27"/>
          <w:szCs w:val="27"/>
        </w:rPr>
        <w:t>rogram</w:t>
      </w:r>
      <w:r w:rsidRPr="00E07C34">
        <w:rPr>
          <w:rFonts w:ascii="Times New Roman" w:hAnsi="Times New Roman" w:cs="Times New Roman"/>
          <w:sz w:val="27"/>
          <w:szCs w:val="27"/>
        </w:rPr>
        <w:t xml:space="preserve"> szakmai tartalmának megfelelően szervezi meg. </w:t>
      </w:r>
    </w:p>
    <w:p w14:paraId="6E542D71" w14:textId="7903E15C" w:rsidR="00F6542F" w:rsidRPr="00E07C34" w:rsidRDefault="005C77E9" w:rsidP="00E47C9B">
      <w:pPr>
        <w:pStyle w:val="Listaszerbekezds"/>
        <w:numPr>
          <w:ilvl w:val="2"/>
          <w:numId w:val="3"/>
        </w:numPr>
        <w:spacing w:after="0" w:line="240" w:lineRule="auto"/>
        <w:ind w:left="720" w:hanging="578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A </w:t>
      </w:r>
      <w:r w:rsidR="00F6542F" w:rsidRPr="00E07C34">
        <w:rPr>
          <w:rFonts w:ascii="Times New Roman" w:hAnsi="Times New Roman" w:cs="Times New Roman"/>
          <w:sz w:val="27"/>
          <w:szCs w:val="27"/>
        </w:rPr>
        <w:t>szakirány</w:t>
      </w:r>
      <w:r w:rsidR="00B235EA">
        <w:rPr>
          <w:rFonts w:ascii="Times New Roman" w:hAnsi="Times New Roman" w:cs="Times New Roman"/>
          <w:sz w:val="27"/>
          <w:szCs w:val="27"/>
        </w:rPr>
        <w:t>ú</w:t>
      </w:r>
      <w:r w:rsidR="00F6542F" w:rsidRPr="00E07C34">
        <w:rPr>
          <w:rFonts w:ascii="Times New Roman" w:hAnsi="Times New Roman" w:cs="Times New Roman"/>
          <w:sz w:val="27"/>
          <w:szCs w:val="27"/>
        </w:rPr>
        <w:t xml:space="preserve"> képzés során a </w:t>
      </w:r>
      <w:r w:rsidRPr="00E07C34">
        <w:rPr>
          <w:rFonts w:ascii="Times New Roman" w:hAnsi="Times New Roman" w:cs="Times New Roman"/>
          <w:sz w:val="27"/>
          <w:szCs w:val="27"/>
        </w:rPr>
        <w:t xml:space="preserve">Képzési program szakmai tartalmához igazodóan biztosítja a </w:t>
      </w:r>
      <w:r w:rsidR="00F6542F" w:rsidRPr="00E07C34">
        <w:rPr>
          <w:rFonts w:ascii="Times New Roman" w:hAnsi="Times New Roman" w:cs="Times New Roman"/>
          <w:sz w:val="27"/>
          <w:szCs w:val="27"/>
        </w:rPr>
        <w:t>személyi és tárgyi feltételeket.</w:t>
      </w:r>
    </w:p>
    <w:p w14:paraId="0564668E" w14:textId="77777777" w:rsidR="00AB1EDC" w:rsidRDefault="00F6542F" w:rsidP="00E47C9B">
      <w:pPr>
        <w:pStyle w:val="Listaszerbekezds"/>
        <w:numPr>
          <w:ilvl w:val="2"/>
          <w:numId w:val="3"/>
        </w:numPr>
        <w:spacing w:after="0" w:line="240" w:lineRule="auto"/>
        <w:ind w:left="720" w:hanging="578"/>
        <w:contextualSpacing w:val="0"/>
        <w:jc w:val="both"/>
        <w:rPr>
          <w:ins w:id="28" w:author="Halász-Máté Gabriella" w:date="2025-09-12T13:31:00Z" w16du:dateUtc="2025-09-12T11:31:00Z"/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Az Szkt. és a munka törvénykönyvéről szóló 2012. évi I. törvény szakképzési munkaszerződés keretében történő foglalkoztatásra vonatkozó rendelkezéseket betarja. </w:t>
      </w:r>
    </w:p>
    <w:p w14:paraId="56911394" w14:textId="77777777" w:rsidR="00AB1EDC" w:rsidRDefault="00AB1EDC" w:rsidP="00AB1EDC">
      <w:pPr>
        <w:spacing w:after="0" w:line="240" w:lineRule="auto"/>
        <w:jc w:val="both"/>
        <w:rPr>
          <w:ins w:id="29" w:author="Halász-Máté Gabriella" w:date="2025-09-12T13:31:00Z" w16du:dateUtc="2025-09-12T11:31:00Z"/>
          <w:rFonts w:ascii="Times New Roman" w:hAnsi="Times New Roman" w:cs="Times New Roman"/>
          <w:sz w:val="27"/>
          <w:szCs w:val="27"/>
        </w:rPr>
      </w:pPr>
    </w:p>
    <w:p w14:paraId="07EA4F54" w14:textId="79D0B3DD" w:rsidR="00E47C9B" w:rsidRDefault="00F6542F" w:rsidP="00AB1EDC">
      <w:pPr>
        <w:spacing w:after="0" w:line="240" w:lineRule="auto"/>
        <w:jc w:val="both"/>
        <w:rPr>
          <w:ins w:id="30" w:author="Halász-Máté Gabriella" w:date="2025-09-12T13:33:00Z" w16du:dateUtc="2025-09-12T11:33:00Z"/>
          <w:rFonts w:ascii="Times New Roman" w:hAnsi="Times New Roman" w:cs="Times New Roman"/>
          <w:sz w:val="27"/>
          <w:szCs w:val="27"/>
        </w:rPr>
      </w:pPr>
      <w:r w:rsidRPr="00AB1EDC">
        <w:rPr>
          <w:rFonts w:ascii="Times New Roman" w:hAnsi="Times New Roman" w:cs="Times New Roman"/>
          <w:sz w:val="27"/>
          <w:szCs w:val="27"/>
          <w:rPrChange w:id="31" w:author="Halász-Máté Gabriella" w:date="2025-09-12T13:31:00Z" w16du:dateUtc="2025-09-12T11:31:00Z">
            <w:rPr/>
          </w:rPrChange>
        </w:rPr>
        <w:t xml:space="preserve"> </w:t>
      </w:r>
    </w:p>
    <w:p w14:paraId="257D78EB" w14:textId="77777777" w:rsidR="00D26F73" w:rsidRPr="00AB1EDC" w:rsidRDefault="00D26F73" w:rsidP="00AB1EDC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rPrChange w:id="32" w:author="Halász-Máté Gabriella" w:date="2025-09-12T13:31:00Z" w16du:dateUtc="2025-09-12T11:31:00Z">
            <w:rPr/>
          </w:rPrChange>
        </w:rPr>
        <w:pPrChange w:id="33" w:author="Halász-Máté Gabriella" w:date="2025-09-12T13:31:00Z" w16du:dateUtc="2025-09-12T11:31:00Z">
          <w:pPr>
            <w:pStyle w:val="Listaszerbekezds"/>
            <w:numPr>
              <w:ilvl w:val="2"/>
              <w:numId w:val="3"/>
            </w:numPr>
            <w:spacing w:after="0" w:line="240" w:lineRule="auto"/>
            <w:ind w:hanging="578"/>
            <w:contextualSpacing w:val="0"/>
            <w:jc w:val="both"/>
          </w:pPr>
        </w:pPrChange>
      </w:pPr>
    </w:p>
    <w:p w14:paraId="0012176C" w14:textId="108CE2ED" w:rsidR="00342D3D" w:rsidRPr="00C8565D" w:rsidRDefault="00F6542F" w:rsidP="00E47C9B">
      <w:pPr>
        <w:pStyle w:val="Listaszerbekezds"/>
        <w:spacing w:after="0" w:line="240" w:lineRule="auto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   </w:t>
      </w:r>
    </w:p>
    <w:p w14:paraId="51194760" w14:textId="66FF5688" w:rsidR="00342D3D" w:rsidRPr="00E07C34" w:rsidRDefault="00342D3D" w:rsidP="00C8565D">
      <w:pPr>
        <w:pStyle w:val="Listaszerbekezds"/>
        <w:numPr>
          <w:ilvl w:val="1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lastRenderedPageBreak/>
        <w:t>Egyéb kötelezettségek:</w:t>
      </w:r>
    </w:p>
    <w:p w14:paraId="51A22861" w14:textId="2B82D508" w:rsidR="00342D3D" w:rsidRPr="00E07C34" w:rsidRDefault="00342D3D" w:rsidP="0082544C">
      <w:pPr>
        <w:tabs>
          <w:tab w:val="left" w:pos="1134"/>
        </w:tabs>
        <w:spacing w:after="0" w:line="240" w:lineRule="auto"/>
        <w:ind w:left="709" w:hanging="567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3.2.</w:t>
      </w:r>
      <w:r w:rsidR="00F6542F" w:rsidRPr="00E07C34">
        <w:rPr>
          <w:rFonts w:ascii="Times New Roman" w:hAnsi="Times New Roman" w:cs="Times New Roman"/>
          <w:sz w:val="27"/>
          <w:szCs w:val="27"/>
        </w:rPr>
        <w:t>1</w:t>
      </w:r>
      <w:r w:rsidR="00CB34F5">
        <w:rPr>
          <w:rFonts w:ascii="Times New Roman" w:hAnsi="Times New Roman" w:cs="Times New Roman"/>
          <w:sz w:val="27"/>
          <w:szCs w:val="27"/>
        </w:rPr>
        <w:tab/>
      </w:r>
      <w:r w:rsidRPr="00E07C34">
        <w:rPr>
          <w:rFonts w:ascii="Times New Roman" w:hAnsi="Times New Roman" w:cs="Times New Roman"/>
          <w:sz w:val="27"/>
          <w:szCs w:val="27"/>
        </w:rPr>
        <w:t xml:space="preserve">A </w:t>
      </w:r>
      <w:r w:rsidR="000925B6" w:rsidRPr="00E07C34">
        <w:rPr>
          <w:rFonts w:ascii="Times New Roman" w:hAnsi="Times New Roman" w:cs="Times New Roman"/>
          <w:sz w:val="27"/>
          <w:szCs w:val="27"/>
        </w:rPr>
        <w:t>Közreműködő képzési szervezet</w:t>
      </w:r>
      <w:r w:rsidRPr="00E07C34">
        <w:rPr>
          <w:rFonts w:ascii="Times New Roman" w:hAnsi="Times New Roman" w:cs="Times New Roman"/>
          <w:sz w:val="27"/>
          <w:szCs w:val="27"/>
        </w:rPr>
        <w:t xml:space="preserve"> a</w:t>
      </w:r>
      <w:r w:rsidR="00F6542F" w:rsidRPr="00E07C34">
        <w:rPr>
          <w:rFonts w:ascii="Times New Roman" w:hAnsi="Times New Roman" w:cs="Times New Roman"/>
          <w:sz w:val="27"/>
          <w:szCs w:val="27"/>
        </w:rPr>
        <w:t xml:space="preserve"> Duális képzőhely által rendszeresített</w:t>
      </w:r>
      <w:r w:rsidR="00AA0B37">
        <w:rPr>
          <w:rFonts w:ascii="Times New Roman" w:hAnsi="Times New Roman" w:cs="Times New Roman"/>
          <w:sz w:val="27"/>
          <w:szCs w:val="27"/>
        </w:rPr>
        <w:t xml:space="preserve"> </w:t>
      </w:r>
      <w:r w:rsidRPr="00E07C34">
        <w:rPr>
          <w:rFonts w:ascii="Times New Roman" w:hAnsi="Times New Roman" w:cs="Times New Roman"/>
          <w:sz w:val="27"/>
          <w:szCs w:val="27"/>
        </w:rPr>
        <w:t>formanyomtatvány</w:t>
      </w:r>
      <w:r w:rsidR="00F6542F" w:rsidRPr="00E07C34">
        <w:rPr>
          <w:rFonts w:ascii="Times New Roman" w:hAnsi="Times New Roman" w:cs="Times New Roman"/>
          <w:sz w:val="27"/>
          <w:szCs w:val="27"/>
        </w:rPr>
        <w:t>o</w:t>
      </w:r>
      <w:r w:rsidRPr="00E07C34">
        <w:rPr>
          <w:rFonts w:ascii="Times New Roman" w:hAnsi="Times New Roman" w:cs="Times New Roman"/>
          <w:sz w:val="27"/>
          <w:szCs w:val="27"/>
        </w:rPr>
        <w:t>n munkaidőnyilvántartást vezet</w:t>
      </w:r>
      <w:r w:rsidR="001E6F7E">
        <w:rPr>
          <w:rFonts w:ascii="Times New Roman" w:hAnsi="Times New Roman" w:cs="Times New Roman"/>
          <w:sz w:val="27"/>
          <w:szCs w:val="27"/>
        </w:rPr>
        <w:t xml:space="preserve"> a </w:t>
      </w:r>
      <w:r w:rsidR="00CD0036">
        <w:rPr>
          <w:rFonts w:ascii="Times New Roman" w:hAnsi="Times New Roman" w:cs="Times New Roman"/>
          <w:sz w:val="27"/>
          <w:szCs w:val="27"/>
        </w:rPr>
        <w:t>tanulók által aláírt jelenléti ív alapján.</w:t>
      </w:r>
    </w:p>
    <w:p w14:paraId="54F3E6F5" w14:textId="2F767C09" w:rsidR="00342D3D" w:rsidRPr="00E07C34" w:rsidRDefault="00342D3D" w:rsidP="0082544C">
      <w:pPr>
        <w:tabs>
          <w:tab w:val="left" w:pos="1134"/>
        </w:tabs>
        <w:spacing w:after="0" w:line="240" w:lineRule="auto"/>
        <w:ind w:left="709" w:hanging="567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3.2.</w:t>
      </w:r>
      <w:r w:rsidR="00CD4CA7" w:rsidRPr="00E07C34">
        <w:rPr>
          <w:rFonts w:ascii="Times New Roman" w:hAnsi="Times New Roman" w:cs="Times New Roman"/>
          <w:sz w:val="27"/>
          <w:szCs w:val="27"/>
        </w:rPr>
        <w:t>2</w:t>
      </w:r>
      <w:r w:rsidR="00CB34F5">
        <w:rPr>
          <w:rFonts w:ascii="Times New Roman" w:hAnsi="Times New Roman" w:cs="Times New Roman"/>
          <w:sz w:val="27"/>
          <w:szCs w:val="27"/>
        </w:rPr>
        <w:tab/>
      </w:r>
      <w:r w:rsidR="00CD4CA7" w:rsidRPr="00E07C34">
        <w:rPr>
          <w:rFonts w:ascii="Times New Roman" w:hAnsi="Times New Roman" w:cs="Times New Roman"/>
          <w:sz w:val="27"/>
          <w:szCs w:val="27"/>
        </w:rPr>
        <w:t>A Duális képzőhellyel közösen áttekinti a szakirány</w:t>
      </w:r>
      <w:r w:rsidR="00B235EA">
        <w:rPr>
          <w:rFonts w:ascii="Times New Roman" w:hAnsi="Times New Roman" w:cs="Times New Roman"/>
          <w:sz w:val="27"/>
          <w:szCs w:val="27"/>
        </w:rPr>
        <w:t>ú</w:t>
      </w:r>
      <w:r w:rsidR="00CD4CA7" w:rsidRPr="00E07C34">
        <w:rPr>
          <w:rFonts w:ascii="Times New Roman" w:hAnsi="Times New Roman" w:cs="Times New Roman"/>
          <w:sz w:val="27"/>
          <w:szCs w:val="27"/>
        </w:rPr>
        <w:t xml:space="preserve"> képzés megszervezéséhez az </w:t>
      </w:r>
      <w:r w:rsidRPr="00E07C34">
        <w:rPr>
          <w:rFonts w:ascii="Times New Roman" w:hAnsi="Times New Roman" w:cs="Times New Roman"/>
          <w:sz w:val="27"/>
          <w:szCs w:val="27"/>
        </w:rPr>
        <w:t>anyag- és eszközszükséglet</w:t>
      </w:r>
      <w:r w:rsidR="00CD4CA7" w:rsidRPr="00E07C34">
        <w:rPr>
          <w:rFonts w:ascii="Times New Roman" w:hAnsi="Times New Roman" w:cs="Times New Roman"/>
          <w:sz w:val="27"/>
          <w:szCs w:val="27"/>
        </w:rPr>
        <w:t>et.</w:t>
      </w:r>
      <w:r w:rsidRPr="00E07C34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11A4FE6A" w14:textId="4BE90C25" w:rsidR="00CD4CA7" w:rsidRDefault="00CD4CA7" w:rsidP="0082544C">
      <w:pPr>
        <w:tabs>
          <w:tab w:val="left" w:pos="1134"/>
        </w:tabs>
        <w:spacing w:after="0" w:line="240" w:lineRule="auto"/>
        <w:ind w:left="709" w:hanging="567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3.2.3</w:t>
      </w:r>
      <w:r w:rsidR="00CB34F5">
        <w:rPr>
          <w:rFonts w:ascii="Times New Roman" w:hAnsi="Times New Roman" w:cs="Times New Roman"/>
          <w:sz w:val="27"/>
          <w:szCs w:val="27"/>
        </w:rPr>
        <w:tab/>
      </w:r>
      <w:r w:rsidRPr="00E07C34">
        <w:rPr>
          <w:rFonts w:ascii="Times New Roman" w:hAnsi="Times New Roman" w:cs="Times New Roman"/>
          <w:sz w:val="27"/>
          <w:szCs w:val="27"/>
        </w:rPr>
        <w:t xml:space="preserve">A képzési időszak során </w:t>
      </w:r>
      <w:r w:rsidR="00CD0036">
        <w:rPr>
          <w:rFonts w:ascii="Times New Roman" w:hAnsi="Times New Roman" w:cs="Times New Roman"/>
          <w:sz w:val="27"/>
          <w:szCs w:val="27"/>
        </w:rPr>
        <w:t>havonta egyszer szövegesen vagy iskolai érdemjegyekkel</w:t>
      </w:r>
      <w:r w:rsidR="00CD0036" w:rsidRPr="00E07C34">
        <w:rPr>
          <w:rFonts w:ascii="Times New Roman" w:hAnsi="Times New Roman" w:cs="Times New Roman"/>
          <w:sz w:val="27"/>
          <w:szCs w:val="27"/>
        </w:rPr>
        <w:t xml:space="preserve"> </w:t>
      </w:r>
      <w:r w:rsidRPr="00E07C34">
        <w:rPr>
          <w:rFonts w:ascii="Times New Roman" w:hAnsi="Times New Roman" w:cs="Times New Roman"/>
          <w:sz w:val="27"/>
          <w:szCs w:val="27"/>
        </w:rPr>
        <w:t xml:space="preserve">értékeli a tanuló szakmai előrehaladását.  </w:t>
      </w:r>
    </w:p>
    <w:p w14:paraId="58BD7173" w14:textId="02E25CAC" w:rsidR="00556A82" w:rsidRDefault="00556A82" w:rsidP="00556A82">
      <w:pPr>
        <w:tabs>
          <w:tab w:val="left" w:pos="1560"/>
        </w:tabs>
        <w:spacing w:after="0" w:line="240" w:lineRule="auto"/>
        <w:ind w:left="851" w:hanging="709"/>
        <w:jc w:val="both"/>
        <w:rPr>
          <w:rFonts w:ascii="Times New Roman" w:hAnsi="Times New Roman" w:cs="Times New Roman"/>
          <w:sz w:val="27"/>
          <w:szCs w:val="27"/>
        </w:rPr>
      </w:pPr>
      <w:r w:rsidRPr="00556A82">
        <w:rPr>
          <w:rFonts w:ascii="Times New Roman" w:hAnsi="Times New Roman" w:cs="Times New Roman"/>
          <w:sz w:val="27"/>
          <w:szCs w:val="27"/>
        </w:rPr>
        <w:t>3.2.</w:t>
      </w:r>
      <w:r w:rsidR="004132F3">
        <w:rPr>
          <w:rFonts w:ascii="Times New Roman" w:hAnsi="Times New Roman" w:cs="Times New Roman"/>
          <w:sz w:val="27"/>
          <w:szCs w:val="27"/>
        </w:rPr>
        <w:t>4</w:t>
      </w:r>
      <w:r w:rsidRPr="00556A82">
        <w:rPr>
          <w:rFonts w:ascii="Times New Roman" w:hAnsi="Times New Roman" w:cs="Times New Roman"/>
          <w:sz w:val="27"/>
          <w:szCs w:val="27"/>
        </w:rPr>
        <w:tab/>
        <w:t xml:space="preserve">A </w:t>
      </w:r>
      <w:r>
        <w:rPr>
          <w:rFonts w:ascii="Times New Roman" w:hAnsi="Times New Roman" w:cs="Times New Roman"/>
          <w:sz w:val="27"/>
          <w:szCs w:val="27"/>
        </w:rPr>
        <w:t>Közreműködő szervezet a tanulókkal titoktartási megállapodást köt a Közreműködő szervezetnél végzett munkájuk során megismert, Közreműködő szervezetre vonatkozó és annak működése során megismerhető információk körére vonatkozóan.</w:t>
      </w:r>
    </w:p>
    <w:p w14:paraId="4AB34563" w14:textId="1B9CD105" w:rsidR="00E47C9B" w:rsidRPr="00E07C34" w:rsidRDefault="00E47C9B">
      <w:pPr>
        <w:tabs>
          <w:tab w:val="left" w:pos="1560"/>
        </w:tabs>
        <w:spacing w:after="0" w:line="240" w:lineRule="auto"/>
        <w:ind w:left="851" w:hanging="709"/>
        <w:jc w:val="both"/>
        <w:rPr>
          <w:rFonts w:ascii="Times New Roman" w:hAnsi="Times New Roman" w:cs="Times New Roman"/>
          <w:sz w:val="27"/>
          <w:szCs w:val="27"/>
        </w:rPr>
        <w:pPrChange w:id="34" w:author="PC2305 BGYH" w:date="2024-09-27T09:35:00Z" w16du:dateUtc="2024-09-27T07:35:00Z">
          <w:pPr>
            <w:tabs>
              <w:tab w:val="left" w:pos="1560"/>
            </w:tabs>
            <w:spacing w:after="0" w:line="240" w:lineRule="auto"/>
            <w:ind w:left="1134" w:hanging="425"/>
            <w:jc w:val="both"/>
          </w:pPr>
        </w:pPrChange>
      </w:pPr>
    </w:p>
    <w:p w14:paraId="1AD5F013" w14:textId="69F13EB3" w:rsidR="00011921" w:rsidRPr="00E07C34" w:rsidRDefault="00CD4CA7" w:rsidP="00C8565D">
      <w:pPr>
        <w:pStyle w:val="Listaszerbekezds"/>
        <w:numPr>
          <w:ilvl w:val="1"/>
          <w:numId w:val="7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 xml:space="preserve">A </w:t>
      </w:r>
      <w:r w:rsidR="000925B6" w:rsidRPr="00E07C34">
        <w:rPr>
          <w:rFonts w:ascii="Times New Roman" w:hAnsi="Times New Roman" w:cs="Times New Roman"/>
          <w:b/>
          <w:bCs/>
          <w:sz w:val="27"/>
          <w:szCs w:val="27"/>
        </w:rPr>
        <w:t>Duális képzőhely</w:t>
      </w:r>
      <w:r w:rsidR="00342D3D" w:rsidRPr="00E07C34">
        <w:rPr>
          <w:rFonts w:ascii="Times New Roman" w:hAnsi="Times New Roman" w:cs="Times New Roman"/>
          <w:sz w:val="27"/>
          <w:szCs w:val="27"/>
        </w:rPr>
        <w:t xml:space="preserve"> vállalja, hogy: </w:t>
      </w:r>
      <w:r w:rsidR="00011921" w:rsidRPr="00E07C34">
        <w:rPr>
          <w:rFonts w:ascii="Times New Roman" w:hAnsi="Times New Roman" w:cs="Times New Roman"/>
          <w:b/>
          <w:bCs/>
          <w:sz w:val="27"/>
          <w:szCs w:val="27"/>
        </w:rPr>
        <w:tab/>
      </w:r>
      <w:r w:rsidR="00011921" w:rsidRPr="00E07C34">
        <w:rPr>
          <w:rFonts w:ascii="Times New Roman" w:hAnsi="Times New Roman" w:cs="Times New Roman"/>
          <w:b/>
          <w:bCs/>
          <w:sz w:val="27"/>
          <w:szCs w:val="27"/>
        </w:rPr>
        <w:tab/>
      </w:r>
    </w:p>
    <w:p w14:paraId="1C67CA64" w14:textId="49DF5EB4" w:rsidR="00011921" w:rsidRPr="00E07C34" w:rsidRDefault="003D64FA" w:rsidP="00E47C9B">
      <w:pPr>
        <w:pStyle w:val="Listaszerbekezds"/>
        <w:numPr>
          <w:ilvl w:val="2"/>
          <w:numId w:val="7"/>
        </w:numPr>
        <w:spacing w:after="0" w:line="240" w:lineRule="auto"/>
        <w:ind w:hanging="578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</w:t>
      </w:r>
      <w:r w:rsidR="00592CCD" w:rsidRPr="00E07C34">
        <w:rPr>
          <w:rFonts w:ascii="Times New Roman" w:hAnsi="Times New Roman" w:cs="Times New Roman"/>
          <w:sz w:val="27"/>
          <w:szCs w:val="27"/>
        </w:rPr>
        <w:t>A</w:t>
      </w:r>
      <w:r w:rsidR="00FC0BFD" w:rsidRPr="00E07C34">
        <w:rPr>
          <w:rFonts w:ascii="Times New Roman" w:hAnsi="Times New Roman" w:cs="Times New Roman"/>
          <w:sz w:val="27"/>
          <w:szCs w:val="27"/>
        </w:rPr>
        <w:t xml:space="preserve">z érintett szakmára vonatkozó szakmai előírások függvényében </w:t>
      </w:r>
      <w:r w:rsidR="00E47C9B">
        <w:rPr>
          <w:rFonts w:ascii="Times New Roman" w:hAnsi="Times New Roman" w:cs="Times New Roman"/>
          <w:sz w:val="27"/>
          <w:szCs w:val="27"/>
        </w:rPr>
        <w:t xml:space="preserve">           </w:t>
      </w:r>
      <w:r w:rsidR="000F74CD">
        <w:rPr>
          <w:rFonts w:ascii="Times New Roman" w:hAnsi="Times New Roman" w:cs="Times New Roman"/>
          <w:sz w:val="27"/>
          <w:szCs w:val="27"/>
        </w:rPr>
        <w:t>gondoskodik</w:t>
      </w:r>
      <w:r w:rsidR="000F74CD" w:rsidRPr="00E07C34">
        <w:rPr>
          <w:rFonts w:ascii="Times New Roman" w:hAnsi="Times New Roman" w:cs="Times New Roman"/>
          <w:sz w:val="27"/>
          <w:szCs w:val="27"/>
        </w:rPr>
        <w:t xml:space="preserve"> </w:t>
      </w:r>
      <w:r w:rsidR="00FC0BFD" w:rsidRPr="00E07C34">
        <w:rPr>
          <w:rFonts w:ascii="Times New Roman" w:hAnsi="Times New Roman" w:cs="Times New Roman"/>
          <w:sz w:val="27"/>
          <w:szCs w:val="27"/>
        </w:rPr>
        <w:t>a tanulók foglalkozás-egészségügyi alkalmassági vizsgálatá</w:t>
      </w:r>
      <w:r w:rsidR="000F74CD">
        <w:rPr>
          <w:rFonts w:ascii="Times New Roman" w:hAnsi="Times New Roman" w:cs="Times New Roman"/>
          <w:sz w:val="27"/>
          <w:szCs w:val="27"/>
        </w:rPr>
        <w:t xml:space="preserve">nak elvégeztetéséről és csak olyan tanulót küld a </w:t>
      </w:r>
      <w:r w:rsidR="000F74CD" w:rsidRPr="00E07C34">
        <w:rPr>
          <w:rFonts w:ascii="Times New Roman" w:hAnsi="Times New Roman" w:cs="Times New Roman"/>
          <w:sz w:val="27"/>
          <w:szCs w:val="27"/>
        </w:rPr>
        <w:t>Közreműködő képzési szervezet</w:t>
      </w:r>
      <w:r w:rsidR="000F74CD">
        <w:rPr>
          <w:rFonts w:ascii="Times New Roman" w:hAnsi="Times New Roman" w:cs="Times New Roman"/>
          <w:sz w:val="27"/>
          <w:szCs w:val="27"/>
        </w:rPr>
        <w:t>hez, aki a vizsgálat alapján alkalmas</w:t>
      </w:r>
      <w:r w:rsidR="00FC0BFD" w:rsidRPr="00E07C34">
        <w:rPr>
          <w:rFonts w:ascii="Times New Roman" w:hAnsi="Times New Roman" w:cs="Times New Roman"/>
          <w:sz w:val="27"/>
          <w:szCs w:val="27"/>
        </w:rPr>
        <w:t xml:space="preserve">.  </w:t>
      </w:r>
      <w:r w:rsidR="00592CCD" w:rsidRPr="00E07C34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38296B97" w14:textId="495DE025" w:rsidR="00011921" w:rsidRPr="00C8565D" w:rsidRDefault="003D64FA" w:rsidP="00E47C9B">
      <w:pPr>
        <w:pStyle w:val="Listaszerbekezds"/>
        <w:numPr>
          <w:ilvl w:val="2"/>
          <w:numId w:val="7"/>
        </w:numPr>
        <w:spacing w:after="0" w:line="240" w:lineRule="auto"/>
        <w:ind w:hanging="578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</w:t>
      </w:r>
      <w:r w:rsidR="00B23EBA" w:rsidRPr="00E07C34">
        <w:rPr>
          <w:rFonts w:ascii="Times New Roman" w:hAnsi="Times New Roman" w:cs="Times New Roman"/>
          <w:sz w:val="27"/>
          <w:szCs w:val="27"/>
        </w:rPr>
        <w:t>E</w:t>
      </w:r>
      <w:r w:rsidR="00011921" w:rsidRPr="00E07C34">
        <w:rPr>
          <w:rFonts w:ascii="Times New Roman" w:hAnsi="Times New Roman" w:cs="Times New Roman"/>
          <w:sz w:val="27"/>
          <w:szCs w:val="27"/>
        </w:rPr>
        <w:t>gyéb kötelezettségek:</w:t>
      </w:r>
    </w:p>
    <w:p w14:paraId="39ED72E4" w14:textId="51703EE2" w:rsidR="00011921" w:rsidRPr="00E07C34" w:rsidRDefault="00011921" w:rsidP="00E47C9B">
      <w:pPr>
        <w:tabs>
          <w:tab w:val="left" w:pos="1560"/>
        </w:tabs>
        <w:spacing w:after="0" w:line="240" w:lineRule="auto"/>
        <w:ind w:left="709" w:hanging="283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3.</w:t>
      </w:r>
      <w:r w:rsidR="00CC41B7" w:rsidRPr="00E07C34">
        <w:rPr>
          <w:rFonts w:ascii="Times New Roman" w:hAnsi="Times New Roman" w:cs="Times New Roman"/>
          <w:sz w:val="27"/>
          <w:szCs w:val="27"/>
        </w:rPr>
        <w:t>3.2.</w:t>
      </w:r>
      <w:r w:rsidR="002E5489">
        <w:rPr>
          <w:rFonts w:ascii="Times New Roman" w:hAnsi="Times New Roman" w:cs="Times New Roman"/>
          <w:sz w:val="27"/>
          <w:szCs w:val="27"/>
        </w:rPr>
        <w:t>1</w:t>
      </w:r>
      <w:r w:rsidRPr="00E07C34">
        <w:rPr>
          <w:rFonts w:ascii="Times New Roman" w:hAnsi="Times New Roman" w:cs="Times New Roman"/>
          <w:sz w:val="27"/>
          <w:szCs w:val="27"/>
        </w:rPr>
        <w:t>.</w:t>
      </w:r>
      <w:r w:rsidR="00E47C9B">
        <w:rPr>
          <w:rFonts w:ascii="Times New Roman" w:hAnsi="Times New Roman" w:cs="Times New Roman"/>
          <w:sz w:val="27"/>
          <w:szCs w:val="27"/>
        </w:rPr>
        <w:t xml:space="preserve"> </w:t>
      </w:r>
      <w:r w:rsidRPr="00E07C34">
        <w:rPr>
          <w:rFonts w:ascii="Times New Roman" w:hAnsi="Times New Roman" w:cs="Times New Roman"/>
          <w:sz w:val="27"/>
          <w:szCs w:val="27"/>
        </w:rPr>
        <w:t>Közreműködik a duális gyakorlati képzés szervezésében.</w:t>
      </w:r>
    </w:p>
    <w:p w14:paraId="5375B96D" w14:textId="5A2947FB" w:rsidR="00011921" w:rsidRPr="00E07C34" w:rsidRDefault="00011921" w:rsidP="00E47C9B">
      <w:pPr>
        <w:tabs>
          <w:tab w:val="left" w:pos="1560"/>
        </w:tabs>
        <w:spacing w:after="0" w:line="240" w:lineRule="auto"/>
        <w:ind w:left="709" w:hanging="283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3.</w:t>
      </w:r>
      <w:r w:rsidR="008A1CFD" w:rsidRPr="00E07C34">
        <w:rPr>
          <w:rFonts w:ascii="Times New Roman" w:hAnsi="Times New Roman" w:cs="Times New Roman"/>
          <w:sz w:val="27"/>
          <w:szCs w:val="27"/>
        </w:rPr>
        <w:t>3.2.</w:t>
      </w:r>
      <w:r w:rsidR="002E5489">
        <w:rPr>
          <w:rFonts w:ascii="Times New Roman" w:hAnsi="Times New Roman" w:cs="Times New Roman"/>
          <w:sz w:val="27"/>
          <w:szCs w:val="27"/>
        </w:rPr>
        <w:t>2</w:t>
      </w:r>
      <w:r w:rsidRPr="00E07C34">
        <w:rPr>
          <w:rFonts w:ascii="Times New Roman" w:hAnsi="Times New Roman" w:cs="Times New Roman"/>
          <w:sz w:val="27"/>
          <w:szCs w:val="27"/>
        </w:rPr>
        <w:t>.</w:t>
      </w:r>
      <w:r w:rsidR="00E47C9B">
        <w:rPr>
          <w:rFonts w:ascii="Times New Roman" w:hAnsi="Times New Roman" w:cs="Times New Roman"/>
          <w:sz w:val="27"/>
          <w:szCs w:val="27"/>
        </w:rPr>
        <w:t xml:space="preserve"> </w:t>
      </w:r>
      <w:r w:rsidR="00FC0BFD" w:rsidRPr="00E07C34">
        <w:rPr>
          <w:rFonts w:ascii="Times New Roman" w:hAnsi="Times New Roman" w:cs="Times New Roman"/>
          <w:sz w:val="27"/>
          <w:szCs w:val="27"/>
        </w:rPr>
        <w:t>A gyakorlati képzés teljes időtartama alatt k</w:t>
      </w:r>
      <w:r w:rsidRPr="00E07C34">
        <w:rPr>
          <w:rFonts w:ascii="Times New Roman" w:hAnsi="Times New Roman" w:cs="Times New Roman"/>
          <w:sz w:val="27"/>
          <w:szCs w:val="27"/>
        </w:rPr>
        <w:t xml:space="preserve">özreműködik a szakmai </w:t>
      </w:r>
      <w:r w:rsidR="00FC0BFD" w:rsidRPr="00E07C34">
        <w:rPr>
          <w:rFonts w:ascii="Times New Roman" w:hAnsi="Times New Roman" w:cs="Times New Roman"/>
          <w:sz w:val="27"/>
          <w:szCs w:val="27"/>
        </w:rPr>
        <w:t>képzés</w:t>
      </w:r>
      <w:r w:rsidRPr="00E07C34">
        <w:rPr>
          <w:rFonts w:ascii="Times New Roman" w:hAnsi="Times New Roman" w:cs="Times New Roman"/>
          <w:sz w:val="27"/>
          <w:szCs w:val="27"/>
        </w:rPr>
        <w:t xml:space="preserve"> ellenőrzésében.</w:t>
      </w:r>
      <w:r w:rsidR="00FC0BFD" w:rsidRPr="00E07C34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43589B7A" w14:textId="15C4312D" w:rsidR="00011921" w:rsidRPr="003D64FA" w:rsidRDefault="003D64FA" w:rsidP="003D64FA">
      <w:pPr>
        <w:pStyle w:val="Listaszerbekezds"/>
        <w:numPr>
          <w:ilvl w:val="2"/>
          <w:numId w:val="7"/>
        </w:numPr>
        <w:spacing w:after="0" w:line="240" w:lineRule="auto"/>
        <w:ind w:hanging="578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</w:t>
      </w:r>
      <w:r w:rsidR="00FC0BFD" w:rsidRPr="003D64FA">
        <w:rPr>
          <w:rFonts w:ascii="Times New Roman" w:hAnsi="Times New Roman" w:cs="Times New Roman"/>
          <w:sz w:val="27"/>
          <w:szCs w:val="27"/>
        </w:rPr>
        <w:t xml:space="preserve">A Duális képzőhely a tanulókat tájékoztatja </w:t>
      </w:r>
      <w:r w:rsidR="00011921" w:rsidRPr="003D64FA">
        <w:rPr>
          <w:rFonts w:ascii="Times New Roman" w:hAnsi="Times New Roman" w:cs="Times New Roman"/>
          <w:sz w:val="27"/>
          <w:szCs w:val="27"/>
        </w:rPr>
        <w:t>a képzés részleteiről</w:t>
      </w:r>
    </w:p>
    <w:p w14:paraId="39517CD9" w14:textId="7CBB46E4" w:rsidR="00011921" w:rsidRPr="00E07C34" w:rsidRDefault="003D64FA" w:rsidP="003D64FA">
      <w:pPr>
        <w:pStyle w:val="Listaszerbekezds"/>
        <w:numPr>
          <w:ilvl w:val="2"/>
          <w:numId w:val="7"/>
        </w:numPr>
        <w:spacing w:after="0" w:line="240" w:lineRule="auto"/>
        <w:ind w:hanging="578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</w:t>
      </w:r>
      <w:r w:rsidR="00280F7E" w:rsidRPr="00E07C34">
        <w:rPr>
          <w:rFonts w:ascii="Times New Roman" w:hAnsi="Times New Roman" w:cs="Times New Roman"/>
          <w:sz w:val="27"/>
          <w:szCs w:val="27"/>
        </w:rPr>
        <w:t>E</w:t>
      </w:r>
      <w:r w:rsidR="00011921" w:rsidRPr="00E07C34">
        <w:rPr>
          <w:rFonts w:ascii="Times New Roman" w:hAnsi="Times New Roman" w:cs="Times New Roman"/>
          <w:sz w:val="27"/>
          <w:szCs w:val="27"/>
        </w:rPr>
        <w:t>llenőrzi a bemeneti követelményeket, a foglalkozásegészségügyi alkalmasságról szóló igazolást</w:t>
      </w:r>
      <w:r w:rsidR="000F74CD">
        <w:rPr>
          <w:rFonts w:ascii="Times New Roman" w:hAnsi="Times New Roman" w:cs="Times New Roman"/>
          <w:sz w:val="27"/>
          <w:szCs w:val="27"/>
        </w:rPr>
        <w:t>.</w:t>
      </w:r>
    </w:p>
    <w:p w14:paraId="062F6F65" w14:textId="22898A97" w:rsidR="007A3A1A" w:rsidRPr="00E07C34" w:rsidRDefault="003D64FA" w:rsidP="003D64FA">
      <w:pPr>
        <w:pStyle w:val="Listaszerbekezds"/>
        <w:numPr>
          <w:ilvl w:val="2"/>
          <w:numId w:val="7"/>
        </w:numPr>
        <w:spacing w:after="0" w:line="240" w:lineRule="auto"/>
        <w:ind w:hanging="578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</w:t>
      </w:r>
      <w:r w:rsidR="00280F7E" w:rsidRPr="00E07C34">
        <w:rPr>
          <w:rFonts w:ascii="Times New Roman" w:hAnsi="Times New Roman" w:cs="Times New Roman"/>
          <w:sz w:val="27"/>
          <w:szCs w:val="27"/>
        </w:rPr>
        <w:t>E</w:t>
      </w:r>
      <w:r w:rsidR="00011921" w:rsidRPr="00E07C34">
        <w:rPr>
          <w:rFonts w:ascii="Times New Roman" w:hAnsi="Times New Roman" w:cs="Times New Roman"/>
          <w:sz w:val="27"/>
          <w:szCs w:val="27"/>
        </w:rPr>
        <w:t>lkészíti a tanulók adatait tartalmazó munkaszerződést</w:t>
      </w:r>
      <w:r w:rsidR="00556A82">
        <w:rPr>
          <w:rFonts w:ascii="Times New Roman" w:hAnsi="Times New Roman" w:cs="Times New Roman"/>
          <w:sz w:val="27"/>
          <w:szCs w:val="27"/>
        </w:rPr>
        <w:t>, amely alapján teljesíti az Szkt. 85. §-a szerinti munkabér fizetési kötelezettséget a tanulók részére</w:t>
      </w:r>
      <w:r w:rsidR="000F74CD">
        <w:rPr>
          <w:rFonts w:ascii="Times New Roman" w:hAnsi="Times New Roman" w:cs="Times New Roman"/>
          <w:sz w:val="27"/>
          <w:szCs w:val="27"/>
        </w:rPr>
        <w:t>.</w:t>
      </w:r>
    </w:p>
    <w:p w14:paraId="2E0A995E" w14:textId="5358FDD6" w:rsidR="00011921" w:rsidRPr="00E07C34" w:rsidRDefault="003D64FA" w:rsidP="003D64FA">
      <w:pPr>
        <w:pStyle w:val="Listaszerbekezds"/>
        <w:numPr>
          <w:ilvl w:val="2"/>
          <w:numId w:val="7"/>
        </w:numPr>
        <w:spacing w:after="0" w:line="240" w:lineRule="auto"/>
        <w:ind w:hanging="578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</w:t>
      </w:r>
      <w:r w:rsidR="00280F7E" w:rsidRPr="00E07C34">
        <w:rPr>
          <w:rFonts w:ascii="Times New Roman" w:hAnsi="Times New Roman" w:cs="Times New Roman"/>
          <w:sz w:val="27"/>
          <w:szCs w:val="27"/>
        </w:rPr>
        <w:t>A</w:t>
      </w:r>
      <w:r w:rsidR="00011921" w:rsidRPr="00E07C34">
        <w:rPr>
          <w:rFonts w:ascii="Times New Roman" w:hAnsi="Times New Roman" w:cs="Times New Roman"/>
          <w:sz w:val="27"/>
          <w:szCs w:val="27"/>
        </w:rPr>
        <w:t xml:space="preserve"> szakirányú </w:t>
      </w:r>
      <w:r w:rsidR="00280F7E" w:rsidRPr="00E07C34">
        <w:rPr>
          <w:rFonts w:ascii="Times New Roman" w:hAnsi="Times New Roman" w:cs="Times New Roman"/>
          <w:sz w:val="27"/>
          <w:szCs w:val="27"/>
        </w:rPr>
        <w:t xml:space="preserve">képzés </w:t>
      </w:r>
      <w:r w:rsidR="00011921" w:rsidRPr="00E07C34">
        <w:rPr>
          <w:rFonts w:ascii="Times New Roman" w:hAnsi="Times New Roman" w:cs="Times New Roman"/>
          <w:sz w:val="27"/>
          <w:szCs w:val="27"/>
        </w:rPr>
        <w:t>teljes időtartama alatt vezeti az elektronikus naplót</w:t>
      </w:r>
      <w:r w:rsidR="000F74CD">
        <w:rPr>
          <w:rFonts w:ascii="Times New Roman" w:hAnsi="Times New Roman" w:cs="Times New Roman"/>
          <w:sz w:val="27"/>
          <w:szCs w:val="27"/>
        </w:rPr>
        <w:t>.</w:t>
      </w:r>
      <w:r w:rsidR="00011921" w:rsidRPr="00E07C34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67AA7D58" w14:textId="090A7FC1" w:rsidR="00011921" w:rsidRPr="00E07C34" w:rsidRDefault="003D64FA" w:rsidP="003D64FA">
      <w:pPr>
        <w:pStyle w:val="Listaszerbekezds"/>
        <w:numPr>
          <w:ilvl w:val="2"/>
          <w:numId w:val="7"/>
        </w:numPr>
        <w:spacing w:after="0" w:line="240" w:lineRule="auto"/>
        <w:ind w:hanging="578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</w:t>
      </w:r>
      <w:r w:rsidR="00280F7E" w:rsidRPr="00E07C34">
        <w:rPr>
          <w:rFonts w:ascii="Times New Roman" w:hAnsi="Times New Roman" w:cs="Times New Roman"/>
          <w:sz w:val="27"/>
          <w:szCs w:val="27"/>
        </w:rPr>
        <w:t>Közreműködik a tanulók értékelésében</w:t>
      </w:r>
      <w:r w:rsidR="000F74CD">
        <w:rPr>
          <w:rFonts w:ascii="Times New Roman" w:hAnsi="Times New Roman" w:cs="Times New Roman"/>
          <w:sz w:val="27"/>
          <w:szCs w:val="27"/>
        </w:rPr>
        <w:t>,</w:t>
      </w:r>
      <w:r w:rsidR="00280F7E" w:rsidRPr="00E07C34">
        <w:rPr>
          <w:rFonts w:ascii="Times New Roman" w:hAnsi="Times New Roman" w:cs="Times New Roman"/>
          <w:sz w:val="27"/>
          <w:szCs w:val="27"/>
        </w:rPr>
        <w:t xml:space="preserve"> </w:t>
      </w:r>
      <w:r w:rsidR="00011921" w:rsidRPr="00E07C34">
        <w:rPr>
          <w:rFonts w:ascii="Times New Roman" w:hAnsi="Times New Roman" w:cs="Times New Roman"/>
          <w:sz w:val="27"/>
          <w:szCs w:val="27"/>
        </w:rPr>
        <w:t>az eredményeket rögzíti az elektronikus naplóban</w:t>
      </w:r>
      <w:r w:rsidR="00B235EA">
        <w:rPr>
          <w:rFonts w:ascii="Times New Roman" w:hAnsi="Times New Roman" w:cs="Times New Roman"/>
          <w:sz w:val="27"/>
          <w:szCs w:val="27"/>
        </w:rPr>
        <w:t>.</w:t>
      </w:r>
    </w:p>
    <w:p w14:paraId="12977CC7" w14:textId="3EA47CE3" w:rsidR="00011921" w:rsidRDefault="003D64FA" w:rsidP="003D64FA">
      <w:pPr>
        <w:pStyle w:val="Listaszerbekezds"/>
        <w:numPr>
          <w:ilvl w:val="2"/>
          <w:numId w:val="7"/>
        </w:numPr>
        <w:spacing w:after="0" w:line="240" w:lineRule="auto"/>
        <w:ind w:hanging="578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</w:t>
      </w:r>
      <w:r w:rsidR="00280F7E" w:rsidRPr="00E07C34">
        <w:rPr>
          <w:rFonts w:ascii="Times New Roman" w:hAnsi="Times New Roman" w:cs="Times New Roman"/>
          <w:sz w:val="27"/>
          <w:szCs w:val="27"/>
        </w:rPr>
        <w:t xml:space="preserve">A Közreműködő képzési szervezet tájékoztatása alapján </w:t>
      </w:r>
      <w:r w:rsidR="00011921" w:rsidRPr="00E07C34">
        <w:rPr>
          <w:rFonts w:ascii="Times New Roman" w:hAnsi="Times New Roman" w:cs="Times New Roman"/>
          <w:sz w:val="27"/>
          <w:szCs w:val="27"/>
        </w:rPr>
        <w:t>nyilvántartja a tanulók mulasztását</w:t>
      </w:r>
      <w:r w:rsidR="000F74CD">
        <w:rPr>
          <w:rFonts w:ascii="Times New Roman" w:hAnsi="Times New Roman" w:cs="Times New Roman"/>
          <w:sz w:val="27"/>
          <w:szCs w:val="27"/>
        </w:rPr>
        <w:t>.</w:t>
      </w:r>
    </w:p>
    <w:p w14:paraId="25085B60" w14:textId="4058ABA4" w:rsidR="00907B97" w:rsidRPr="0002370E" w:rsidRDefault="00907B97" w:rsidP="00A772BB">
      <w:pPr>
        <w:pStyle w:val="Listaszerbekezds"/>
        <w:numPr>
          <w:ilvl w:val="2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02370E">
        <w:rPr>
          <w:rFonts w:ascii="Times New Roman" w:hAnsi="Times New Roman" w:cs="Times New Roman"/>
          <w:sz w:val="27"/>
          <w:szCs w:val="27"/>
        </w:rPr>
        <w:t>A Duális képzőhely tudomásul veszi, hogy a tanuló</w:t>
      </w:r>
      <w:r w:rsidR="00A772BB" w:rsidRPr="0002370E">
        <w:rPr>
          <w:rFonts w:ascii="Times New Roman" w:hAnsi="Times New Roman" w:cs="Times New Roman"/>
          <w:sz w:val="27"/>
          <w:szCs w:val="27"/>
        </w:rPr>
        <w:t xml:space="preserve"> szakképzési munkaviszonya megszüntethető amennyiben, a) a munkaviszonyból származó lényeges kötelezettségét szándékosan vagy súlyos gondatlansággal jelentős mértékben megszegi, vagy b) egyébként olyan magatartást tanúsít, amely a munkaviszony fenntartását lehetetlenné teszi (2012. évi I. törvény a munka törvénykönyvéről 78. § (1) bekezdése alapján).</w:t>
      </w:r>
    </w:p>
    <w:p w14:paraId="6CDFDC23" w14:textId="5364AE27" w:rsidR="00844347" w:rsidRPr="00AC5B35" w:rsidRDefault="003D64FA" w:rsidP="00AC5B35">
      <w:pPr>
        <w:pStyle w:val="Listaszerbekezds"/>
        <w:numPr>
          <w:ilvl w:val="2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</w:t>
      </w:r>
      <w:r w:rsidR="00C32CE2" w:rsidRPr="003D64FA">
        <w:rPr>
          <w:rFonts w:ascii="Times New Roman" w:hAnsi="Times New Roman" w:cs="Times New Roman"/>
          <w:sz w:val="27"/>
          <w:szCs w:val="27"/>
        </w:rPr>
        <w:t xml:space="preserve">A Duális képzőhely a </w:t>
      </w:r>
      <w:r w:rsidR="006008C3" w:rsidRPr="003D64FA">
        <w:rPr>
          <w:rFonts w:ascii="Times New Roman" w:hAnsi="Times New Roman" w:cs="Times New Roman"/>
          <w:sz w:val="27"/>
          <w:szCs w:val="27"/>
        </w:rPr>
        <w:t>tanulókkal</w:t>
      </w:r>
      <w:r w:rsidR="00844347" w:rsidRPr="003D64FA">
        <w:rPr>
          <w:rFonts w:ascii="Times New Roman" w:hAnsi="Times New Roman" w:cs="Times New Roman"/>
          <w:sz w:val="27"/>
          <w:szCs w:val="27"/>
        </w:rPr>
        <w:t xml:space="preserve"> </w:t>
      </w:r>
      <w:r w:rsidR="006008C3" w:rsidRPr="003D64FA">
        <w:rPr>
          <w:rFonts w:ascii="Times New Roman" w:hAnsi="Times New Roman" w:cs="Times New Roman"/>
          <w:sz w:val="27"/>
          <w:szCs w:val="27"/>
        </w:rPr>
        <w:t xml:space="preserve">megismerteti és betartatja </w:t>
      </w:r>
      <w:r w:rsidR="00F6767F" w:rsidRPr="00AC5B35">
        <w:rPr>
          <w:rFonts w:ascii="Times New Roman" w:hAnsi="Times New Roman" w:cs="Times New Roman"/>
          <w:sz w:val="27"/>
          <w:szCs w:val="27"/>
        </w:rPr>
        <w:t xml:space="preserve">a </w:t>
      </w:r>
      <w:r w:rsidR="00AC5B35" w:rsidRPr="00AC5B35">
        <w:rPr>
          <w:rFonts w:ascii="Times New Roman" w:hAnsi="Times New Roman" w:cs="Times New Roman"/>
          <w:sz w:val="27"/>
          <w:szCs w:val="27"/>
        </w:rPr>
        <w:t xml:space="preserve">Közreműködő képzési szervezetre </w:t>
      </w:r>
      <w:r w:rsidR="00506EBF" w:rsidRPr="003D64FA">
        <w:rPr>
          <w:rFonts w:ascii="Times New Roman" w:hAnsi="Times New Roman" w:cs="Times New Roman"/>
          <w:sz w:val="27"/>
          <w:szCs w:val="27"/>
        </w:rPr>
        <w:t>vonatkozó tűzvédelmi, munkavédelmi, balesetvédelmi, vagyonvédelmi, rendészeti, egészségügyi</w:t>
      </w:r>
      <w:r w:rsidR="00844347" w:rsidRPr="003D64FA">
        <w:rPr>
          <w:rFonts w:ascii="Times New Roman" w:hAnsi="Times New Roman" w:cs="Times New Roman"/>
          <w:sz w:val="27"/>
          <w:szCs w:val="27"/>
        </w:rPr>
        <w:t xml:space="preserve"> </w:t>
      </w:r>
      <w:r w:rsidR="00374E31">
        <w:rPr>
          <w:rFonts w:ascii="Times New Roman" w:hAnsi="Times New Roman" w:cs="Times New Roman"/>
          <w:sz w:val="27"/>
          <w:szCs w:val="27"/>
        </w:rPr>
        <w:t xml:space="preserve">és egyéb </w:t>
      </w:r>
      <w:r w:rsidR="00844347" w:rsidRPr="003D64FA">
        <w:rPr>
          <w:rFonts w:ascii="Times New Roman" w:hAnsi="Times New Roman" w:cs="Times New Roman"/>
          <w:sz w:val="27"/>
          <w:szCs w:val="27"/>
        </w:rPr>
        <w:t>előírásokat.</w:t>
      </w:r>
    </w:p>
    <w:p w14:paraId="45D2B7AB" w14:textId="379B8972" w:rsidR="00C8565D" w:rsidRPr="003D64FA" w:rsidRDefault="002A73F0" w:rsidP="003D64FA">
      <w:pPr>
        <w:pStyle w:val="Listaszerbekezds"/>
        <w:numPr>
          <w:ilvl w:val="2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3D64FA">
        <w:rPr>
          <w:rFonts w:ascii="Times New Roman" w:hAnsi="Times New Roman" w:cs="Times New Roman"/>
          <w:sz w:val="27"/>
          <w:szCs w:val="27"/>
        </w:rPr>
        <w:lastRenderedPageBreak/>
        <w:t xml:space="preserve"> </w:t>
      </w:r>
      <w:r w:rsidR="00C32CE2" w:rsidRPr="003D64FA">
        <w:rPr>
          <w:rFonts w:ascii="Times New Roman" w:hAnsi="Times New Roman" w:cs="Times New Roman"/>
          <w:sz w:val="27"/>
          <w:szCs w:val="27"/>
        </w:rPr>
        <w:t>G</w:t>
      </w:r>
      <w:r w:rsidRPr="003D64FA">
        <w:rPr>
          <w:rFonts w:ascii="Times New Roman" w:hAnsi="Times New Roman" w:cs="Times New Roman"/>
          <w:sz w:val="27"/>
          <w:szCs w:val="27"/>
        </w:rPr>
        <w:t xml:space="preserve">ondoskodik arról, hogy a tanulók a </w:t>
      </w:r>
      <w:r w:rsidR="000925B6" w:rsidRPr="003D64FA">
        <w:rPr>
          <w:rFonts w:ascii="Times New Roman" w:hAnsi="Times New Roman" w:cs="Times New Roman"/>
          <w:sz w:val="27"/>
          <w:szCs w:val="27"/>
        </w:rPr>
        <w:t>Közreműködő képzési szervezet</w:t>
      </w:r>
      <w:r w:rsidRPr="003D64FA">
        <w:rPr>
          <w:rFonts w:ascii="Times New Roman" w:hAnsi="Times New Roman" w:cs="Times New Roman"/>
          <w:sz w:val="27"/>
          <w:szCs w:val="27"/>
        </w:rPr>
        <w:t xml:space="preserve"> szabályzatait és utasításait </w:t>
      </w:r>
      <w:r w:rsidR="00CB08E3" w:rsidRPr="003D64FA">
        <w:rPr>
          <w:rFonts w:ascii="Times New Roman" w:hAnsi="Times New Roman" w:cs="Times New Roman"/>
          <w:sz w:val="27"/>
          <w:szCs w:val="27"/>
        </w:rPr>
        <w:t xml:space="preserve">betartsák és tartózkodjanak minden olyan tevékenységtől, magatartástól, amely a </w:t>
      </w:r>
      <w:r w:rsidR="000925B6" w:rsidRPr="003D64FA">
        <w:rPr>
          <w:rFonts w:ascii="Times New Roman" w:hAnsi="Times New Roman" w:cs="Times New Roman"/>
          <w:sz w:val="27"/>
          <w:szCs w:val="27"/>
        </w:rPr>
        <w:t>Közreműködő képzési szervezet</w:t>
      </w:r>
      <w:r w:rsidR="00374E31">
        <w:rPr>
          <w:rFonts w:ascii="Times New Roman" w:hAnsi="Times New Roman" w:cs="Times New Roman"/>
          <w:sz w:val="27"/>
          <w:szCs w:val="27"/>
        </w:rPr>
        <w:t xml:space="preserve"> gazdasági érdekeit,</w:t>
      </w:r>
      <w:r w:rsidR="006A42BE" w:rsidRPr="003D64FA">
        <w:rPr>
          <w:rFonts w:ascii="Times New Roman" w:hAnsi="Times New Roman" w:cs="Times New Roman"/>
          <w:sz w:val="27"/>
          <w:szCs w:val="27"/>
        </w:rPr>
        <w:t xml:space="preserve"> jó hírnevét sértheti vagy veszélyeztetheti. </w:t>
      </w:r>
    </w:p>
    <w:p w14:paraId="5D8CD6BA" w14:textId="77777777" w:rsidR="00C8565D" w:rsidRPr="00C8565D" w:rsidRDefault="00C8565D" w:rsidP="00C8565D">
      <w:pPr>
        <w:pStyle w:val="Listaszerbekezds"/>
        <w:spacing w:after="0" w:line="240" w:lineRule="auto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</w:p>
    <w:p w14:paraId="581A36C5" w14:textId="414FD525" w:rsidR="00011921" w:rsidRDefault="00C8565D" w:rsidP="0053392F">
      <w:pPr>
        <w:pStyle w:val="Listaszerbekezds"/>
        <w:numPr>
          <w:ilvl w:val="0"/>
          <w:numId w:val="3"/>
        </w:numPr>
        <w:spacing w:before="360" w:after="0" w:line="240" w:lineRule="auto"/>
        <w:ind w:left="567" w:hanging="567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C8565D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="00011921" w:rsidRPr="00C8565D">
        <w:rPr>
          <w:rFonts w:ascii="Times New Roman" w:hAnsi="Times New Roman" w:cs="Times New Roman"/>
          <w:b/>
          <w:bCs/>
          <w:sz w:val="27"/>
          <w:szCs w:val="27"/>
        </w:rPr>
        <w:t>A megállapodás időbeli hatálya</w:t>
      </w:r>
    </w:p>
    <w:p w14:paraId="1EDE0711" w14:textId="77777777" w:rsidR="00C8565D" w:rsidRPr="00C8565D" w:rsidRDefault="00C8565D" w:rsidP="00C8565D">
      <w:pPr>
        <w:pStyle w:val="Listaszerbekezds"/>
        <w:spacing w:before="360" w:after="0" w:line="240" w:lineRule="auto"/>
        <w:ind w:left="1074"/>
        <w:jc w:val="both"/>
        <w:rPr>
          <w:rFonts w:ascii="Times New Roman" w:hAnsi="Times New Roman" w:cs="Times New Roman"/>
          <w:b/>
          <w:bCs/>
          <w:sz w:val="27"/>
          <w:szCs w:val="27"/>
        </w:rPr>
      </w:pPr>
    </w:p>
    <w:p w14:paraId="00B40534" w14:textId="481E6C8D" w:rsidR="00011921" w:rsidRDefault="00F60E5B" w:rsidP="00C8565D">
      <w:pPr>
        <w:pStyle w:val="Listaszerbekezds"/>
        <w:numPr>
          <w:ilvl w:val="1"/>
          <w:numId w:val="1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     </w:t>
      </w:r>
      <w:r w:rsidR="00011921" w:rsidRPr="00E07C34">
        <w:rPr>
          <w:rFonts w:ascii="Times New Roman" w:hAnsi="Times New Roman" w:cs="Times New Roman"/>
          <w:sz w:val="27"/>
          <w:szCs w:val="27"/>
        </w:rPr>
        <w:t xml:space="preserve">Jelen megállapodás a megállapodást utolsóként aláíró fél általi aláírásának napjától jön létre. </w:t>
      </w:r>
    </w:p>
    <w:p w14:paraId="7177A244" w14:textId="77777777" w:rsidR="00E47C9B" w:rsidRPr="00E07C34" w:rsidRDefault="00E47C9B" w:rsidP="00E47C9B">
      <w:pPr>
        <w:pStyle w:val="Listaszerbekezds"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</w:p>
    <w:p w14:paraId="15384302" w14:textId="2F0D9CCF" w:rsidR="00011921" w:rsidRDefault="00011921" w:rsidP="00C8565D">
      <w:pPr>
        <w:pStyle w:val="Listaszerbekezds"/>
        <w:numPr>
          <w:ilvl w:val="1"/>
          <w:numId w:val="10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>Felek</w:t>
      </w:r>
      <w:r w:rsidRPr="00E07C34">
        <w:rPr>
          <w:rFonts w:ascii="Times New Roman" w:hAnsi="Times New Roman" w:cs="Times New Roman"/>
          <w:sz w:val="27"/>
          <w:szCs w:val="27"/>
        </w:rPr>
        <w:t xml:space="preserve"> jelen megállapodást határozott időre</w:t>
      </w:r>
      <w:r w:rsidR="002E5489">
        <w:rPr>
          <w:rFonts w:ascii="Times New Roman" w:hAnsi="Times New Roman" w:cs="Times New Roman"/>
          <w:sz w:val="27"/>
          <w:szCs w:val="27"/>
        </w:rPr>
        <w:t>, a 2. pont szerinti képzési időszakra kötik.</w:t>
      </w:r>
      <w:r w:rsidRPr="00E07C34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5ED8A2D5" w14:textId="77777777" w:rsidR="0053392F" w:rsidRPr="0053392F" w:rsidRDefault="0053392F" w:rsidP="0053392F">
      <w:pPr>
        <w:pStyle w:val="Listaszerbekezds"/>
        <w:rPr>
          <w:rFonts w:ascii="Times New Roman" w:hAnsi="Times New Roman" w:cs="Times New Roman"/>
          <w:sz w:val="27"/>
          <w:szCs w:val="27"/>
        </w:rPr>
      </w:pPr>
    </w:p>
    <w:p w14:paraId="361BAD6B" w14:textId="77777777" w:rsidR="0053392F" w:rsidRPr="00E07C34" w:rsidRDefault="0053392F" w:rsidP="0053392F">
      <w:pPr>
        <w:pStyle w:val="Listaszerbekezds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</w:p>
    <w:p w14:paraId="2F57D082" w14:textId="1F8DFA08" w:rsidR="0053392F" w:rsidRPr="00F763F8" w:rsidRDefault="00011921" w:rsidP="00F763F8">
      <w:pPr>
        <w:pStyle w:val="Listaszerbekezds"/>
        <w:numPr>
          <w:ilvl w:val="0"/>
          <w:numId w:val="3"/>
        </w:numPr>
        <w:spacing w:after="0" w:line="360" w:lineRule="auto"/>
        <w:ind w:left="567" w:hanging="567"/>
        <w:contextualSpacing w:val="0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>A megállapodás módosítása és megszüntetése</w:t>
      </w:r>
    </w:p>
    <w:p w14:paraId="724BC320" w14:textId="5BF15B9A" w:rsidR="00011921" w:rsidRDefault="00011921" w:rsidP="00F763F8">
      <w:pPr>
        <w:pStyle w:val="Listaszerbekezds"/>
        <w:numPr>
          <w:ilvl w:val="1"/>
          <w:numId w:val="3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Jelen megállapodás módosítása kizárólag írásban, </w:t>
      </w:r>
      <w:r w:rsidRPr="00E07C34">
        <w:rPr>
          <w:rFonts w:ascii="Times New Roman" w:hAnsi="Times New Roman" w:cs="Times New Roman"/>
          <w:b/>
          <w:bCs/>
          <w:sz w:val="27"/>
          <w:szCs w:val="27"/>
        </w:rPr>
        <w:t>Felek</w:t>
      </w:r>
      <w:r w:rsidRPr="00E07C34">
        <w:rPr>
          <w:rFonts w:ascii="Times New Roman" w:hAnsi="Times New Roman" w:cs="Times New Roman"/>
          <w:sz w:val="27"/>
          <w:szCs w:val="27"/>
        </w:rPr>
        <w:t xml:space="preserve"> közös</w:t>
      </w:r>
      <w:r w:rsidR="00195449" w:rsidRPr="00E07C34">
        <w:rPr>
          <w:rFonts w:ascii="Times New Roman" w:hAnsi="Times New Roman" w:cs="Times New Roman"/>
          <w:sz w:val="27"/>
          <w:szCs w:val="27"/>
        </w:rPr>
        <w:t xml:space="preserve"> </w:t>
      </w:r>
      <w:r w:rsidRPr="00E07C34">
        <w:rPr>
          <w:rFonts w:ascii="Times New Roman" w:hAnsi="Times New Roman" w:cs="Times New Roman"/>
          <w:sz w:val="27"/>
          <w:szCs w:val="27"/>
        </w:rPr>
        <w:t>megegyezésével történhet.</w:t>
      </w:r>
    </w:p>
    <w:p w14:paraId="506DD4EA" w14:textId="77777777" w:rsidR="00E47C9B" w:rsidRPr="00E07C34" w:rsidRDefault="00E47C9B" w:rsidP="00E47C9B">
      <w:pPr>
        <w:pStyle w:val="Listaszerbekezds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</w:p>
    <w:p w14:paraId="5F899AC5" w14:textId="77777777" w:rsidR="00011921" w:rsidRPr="00E07C34" w:rsidRDefault="00011921" w:rsidP="00C8565D">
      <w:pPr>
        <w:pStyle w:val="Listaszerbekezds"/>
        <w:numPr>
          <w:ilvl w:val="1"/>
          <w:numId w:val="3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Jelen megállapodást a </w:t>
      </w:r>
      <w:r w:rsidRPr="00E07C34">
        <w:rPr>
          <w:rFonts w:ascii="Times New Roman" w:hAnsi="Times New Roman" w:cs="Times New Roman"/>
          <w:b/>
          <w:bCs/>
          <w:sz w:val="27"/>
          <w:szCs w:val="27"/>
        </w:rPr>
        <w:t>Felek</w:t>
      </w:r>
      <w:r w:rsidRPr="00E07C34">
        <w:rPr>
          <w:rFonts w:ascii="Times New Roman" w:hAnsi="Times New Roman" w:cs="Times New Roman"/>
          <w:sz w:val="27"/>
          <w:szCs w:val="27"/>
        </w:rPr>
        <w:t xml:space="preserve"> közös megegyezéssel írásban szüntethetik meg. </w:t>
      </w:r>
    </w:p>
    <w:p w14:paraId="47B7E204" w14:textId="77777777" w:rsidR="00011921" w:rsidRPr="00E07C34" w:rsidRDefault="00011921" w:rsidP="00C8565D">
      <w:pPr>
        <w:pStyle w:val="Listaszerbekezds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</w:p>
    <w:p w14:paraId="746690E3" w14:textId="6FF10D55" w:rsidR="00011921" w:rsidRPr="00E07C34" w:rsidRDefault="00C8565D" w:rsidP="00C8565D">
      <w:pPr>
        <w:pStyle w:val="Listaszerbekezds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="00011921" w:rsidRPr="00E07C34">
        <w:rPr>
          <w:rFonts w:ascii="Times New Roman" w:hAnsi="Times New Roman" w:cs="Times New Roman"/>
          <w:b/>
          <w:bCs/>
          <w:sz w:val="27"/>
          <w:szCs w:val="27"/>
        </w:rPr>
        <w:t>Kapcsolattartás</w:t>
      </w:r>
    </w:p>
    <w:p w14:paraId="5010CD02" w14:textId="0CB31BF0" w:rsidR="0053392F" w:rsidRPr="00AB1EDC" w:rsidRDefault="00011921" w:rsidP="0053392F">
      <w:pPr>
        <w:pStyle w:val="Listaszerbekezds"/>
        <w:numPr>
          <w:ilvl w:val="1"/>
          <w:numId w:val="8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AB1EDC">
        <w:rPr>
          <w:rFonts w:ascii="Times New Roman" w:hAnsi="Times New Roman" w:cs="Times New Roman"/>
          <w:sz w:val="27"/>
          <w:szCs w:val="27"/>
        </w:rPr>
        <w:t>Kapcsolattartók:</w:t>
      </w:r>
    </w:p>
    <w:p w14:paraId="37EB413B" w14:textId="00A925A7" w:rsidR="00A04C95" w:rsidRPr="00AB1EDC" w:rsidRDefault="000925B6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AB1EDC">
        <w:rPr>
          <w:rFonts w:ascii="Times New Roman" w:hAnsi="Times New Roman" w:cs="Times New Roman"/>
          <w:b/>
          <w:bCs/>
          <w:sz w:val="27"/>
          <w:szCs w:val="27"/>
        </w:rPr>
        <w:t>Közreműködő képzési szervezet</w:t>
      </w:r>
      <w:r w:rsidR="00011921" w:rsidRPr="00AB1EDC">
        <w:rPr>
          <w:rFonts w:ascii="Times New Roman" w:hAnsi="Times New Roman" w:cs="Times New Roman"/>
          <w:sz w:val="27"/>
          <w:szCs w:val="27"/>
        </w:rPr>
        <w:t xml:space="preserve"> részéről: </w:t>
      </w:r>
    </w:p>
    <w:p w14:paraId="0A1CA7BF" w14:textId="0D595760" w:rsidR="00AC5B35" w:rsidRPr="00784C29" w:rsidRDefault="00986903" w:rsidP="004D08A3">
      <w:p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rPrChange w:id="35" w:author="Halász Gabriella" w:date="2024-10-24T07:53:00Z" w16du:dateUtc="2024-10-24T05:53:00Z">
            <w:rPr>
              <w:rFonts w:ascii="Times New Roman" w:hAnsi="Times New Roman" w:cs="Times New Roman"/>
              <w:b/>
              <w:bCs/>
              <w:sz w:val="27"/>
              <w:szCs w:val="27"/>
            </w:rPr>
          </w:rPrChange>
        </w:rPr>
      </w:pPr>
      <w:del w:id="36" w:author="Halász Gabriella" w:date="2024-10-24T07:53:00Z" w16du:dateUtc="2024-10-24T05:53:00Z">
        <w:r w:rsidRPr="00AB1EDC" w:rsidDel="00784C29">
          <w:rPr>
            <w:rFonts w:ascii="Times New Roman" w:hAnsi="Times New Roman" w:cs="Times New Roman"/>
            <w:sz w:val="27"/>
            <w:szCs w:val="27"/>
            <w:rPrChange w:id="37" w:author="Halász-Máté Gabriella" w:date="2025-09-12T13:31:00Z" w16du:dateUtc="2025-09-12T11:31:00Z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rPrChange>
          </w:rPr>
          <w:delText xml:space="preserve">Kiss Edit: </w:delText>
        </w:r>
      </w:del>
      <w:ins w:id="38" w:author="Halász Gabriella" w:date="2024-10-24T07:53:00Z" w16du:dateUtc="2024-10-24T05:53:00Z">
        <w:r w:rsidR="00784C29" w:rsidRPr="00AB1EDC">
          <w:rPr>
            <w:rFonts w:ascii="Times New Roman" w:hAnsi="Times New Roman" w:cs="Times New Roman"/>
            <w:sz w:val="27"/>
            <w:szCs w:val="27"/>
            <w:rPrChange w:id="39" w:author="Halász-Máté Gabriella" w:date="2025-09-12T13:31:00Z" w16du:dateUtc="2025-09-12T11:31:00Z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rPrChange>
          </w:rPr>
          <w:t>…………………………………</w:t>
        </w:r>
        <w:del w:id="40" w:author="Halász-Máté Gabriella" w:date="2025-09-12T13:31:00Z" w16du:dateUtc="2025-09-12T11:31:00Z">
          <w:r w:rsidR="00784C29" w:rsidRPr="00AB1EDC" w:rsidDel="00AB1EDC">
            <w:rPr>
              <w:rFonts w:ascii="Times New Roman" w:hAnsi="Times New Roman" w:cs="Times New Roman"/>
              <w:sz w:val="27"/>
              <w:szCs w:val="27"/>
              <w:rPrChange w:id="41" w:author="Halász-Máté Gabriella" w:date="2025-09-12T13:31:00Z" w16du:dateUtc="2025-09-12T11:31:00Z">
                <w:rPr>
                  <w:rFonts w:ascii="Times New Roman" w:hAnsi="Times New Roman" w:cs="Times New Roman"/>
                  <w:b/>
                  <w:bCs/>
                  <w:sz w:val="27"/>
                  <w:szCs w:val="27"/>
                </w:rPr>
              </w:rPrChange>
            </w:rPr>
            <w:delText>.</w:delText>
          </w:r>
        </w:del>
      </w:ins>
      <w:ins w:id="42" w:author="Halász-Máté Gabriella" w:date="2025-09-12T13:31:00Z" w16du:dateUtc="2025-09-12T11:31:00Z">
        <w:r w:rsidR="00AB1EDC" w:rsidRPr="00AB1EDC">
          <w:rPr>
            <w:rFonts w:ascii="Times New Roman" w:hAnsi="Times New Roman" w:cs="Times New Roman"/>
            <w:sz w:val="27"/>
            <w:szCs w:val="27"/>
            <w:rPrChange w:id="43" w:author="Halász-Máté Gabriella" w:date="2025-09-12T13:31:00Z" w16du:dateUtc="2025-09-12T11:31:00Z">
              <w:rPr>
                <w:rFonts w:ascii="Times New Roman" w:hAnsi="Times New Roman" w:cs="Times New Roman"/>
                <w:color w:val="FF0000"/>
                <w:sz w:val="27"/>
                <w:szCs w:val="27"/>
              </w:rPr>
            </w:rPrChange>
          </w:rPr>
          <w:t>……………………………………………………..</w:t>
        </w:r>
      </w:ins>
      <w:del w:id="44" w:author="Halász Gabriella" w:date="2024-10-24T07:53:00Z" w16du:dateUtc="2024-10-24T05:53:00Z">
        <w:r w:rsidRPr="00784C29" w:rsidDel="00784C29">
          <w:rPr>
            <w:rFonts w:ascii="Times New Roman" w:hAnsi="Times New Roman" w:cs="Times New Roman"/>
            <w:sz w:val="27"/>
            <w:szCs w:val="27"/>
            <w:rPrChange w:id="45" w:author="Halász Gabriella" w:date="2024-10-24T07:53:00Z" w16du:dateUtc="2024-10-24T05:53:00Z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rPrChange>
          </w:rPr>
          <w:delText>e-mail:</w:delText>
        </w:r>
        <w:r w:rsidR="00374E31" w:rsidRPr="00784C29" w:rsidDel="00784C29">
          <w:rPr>
            <w:rFonts w:ascii="Times New Roman" w:hAnsi="Times New Roman" w:cs="Times New Roman"/>
            <w:sz w:val="27"/>
            <w:szCs w:val="27"/>
            <w:rPrChange w:id="46" w:author="Halász Gabriella" w:date="2024-10-24T07:53:00Z" w16du:dateUtc="2024-10-24T05:53:00Z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rPrChange>
          </w:rPr>
          <w:delText xml:space="preserve"> </w:delText>
        </w:r>
      </w:del>
      <w:del w:id="47" w:author="Halász Gabriella" w:date="2024-10-24T07:51:00Z" w16du:dateUtc="2024-10-24T05:51:00Z">
        <w:r w:rsidRPr="00784C29" w:rsidDel="00E175EC">
          <w:rPr>
            <w:rFonts w:ascii="Times New Roman" w:hAnsi="Times New Roman" w:cs="Times New Roman"/>
            <w:sz w:val="27"/>
            <w:szCs w:val="27"/>
            <w:rPrChange w:id="48" w:author="Halász Gabriella" w:date="2024-10-24T07:53:00Z" w16du:dateUtc="2024-10-24T05:53:00Z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rPrChange>
          </w:rPr>
          <w:delText>kiss.edit@budapestspas.hu; Tel.: +36 30 328 5412</w:delText>
        </w:r>
      </w:del>
    </w:p>
    <w:p w14:paraId="71E7DC47" w14:textId="77777777" w:rsidR="00986903" w:rsidRDefault="00986903" w:rsidP="00C856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7"/>
          <w:szCs w:val="27"/>
        </w:rPr>
      </w:pPr>
    </w:p>
    <w:p w14:paraId="41CF1DE6" w14:textId="74F4E451" w:rsidR="00A765DF" w:rsidRPr="00E07C34" w:rsidRDefault="000925B6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>Duális képzőhely</w:t>
      </w:r>
      <w:r w:rsidR="00011921" w:rsidRPr="00E07C34">
        <w:rPr>
          <w:rFonts w:ascii="Times New Roman" w:hAnsi="Times New Roman" w:cs="Times New Roman"/>
          <w:sz w:val="27"/>
          <w:szCs w:val="27"/>
        </w:rPr>
        <w:t xml:space="preserve"> részéről: </w:t>
      </w:r>
    </w:p>
    <w:p w14:paraId="67D97EAD" w14:textId="49996690" w:rsidR="004F1F01" w:rsidRPr="00E07C34" w:rsidRDefault="00011921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del w:id="49" w:author="Halász-Máté Gabriella" w:date="2025-09-12T13:31:00Z" w16du:dateUtc="2025-09-12T11:31:00Z">
        <w:r w:rsidRPr="00E07C34" w:rsidDel="00AB1EDC">
          <w:rPr>
            <w:rFonts w:ascii="Times New Roman" w:hAnsi="Times New Roman" w:cs="Times New Roman"/>
            <w:sz w:val="27"/>
            <w:szCs w:val="27"/>
          </w:rPr>
          <w:delText>Kovács Levente</w:delText>
        </w:r>
        <w:r w:rsidR="00DE7D71" w:rsidRPr="00E07C34" w:rsidDel="00AB1EDC">
          <w:rPr>
            <w:rFonts w:ascii="Times New Roman" w:hAnsi="Times New Roman" w:cs="Times New Roman"/>
            <w:sz w:val="27"/>
            <w:szCs w:val="27"/>
          </w:rPr>
          <w:delText xml:space="preserve">: e-mail: </w:delText>
        </w:r>
        <w:r w:rsidR="009A556F" w:rsidRPr="00E07C34" w:rsidDel="00AB1EDC">
          <w:rPr>
            <w:rFonts w:ascii="Times New Roman" w:hAnsi="Times New Roman" w:cs="Times New Roman"/>
            <w:sz w:val="27"/>
            <w:szCs w:val="27"/>
          </w:rPr>
          <w:delText>birkovacs@gmail.com</w:delText>
        </w:r>
        <w:r w:rsidR="00DE7D71" w:rsidRPr="00E07C34" w:rsidDel="00AB1EDC">
          <w:rPr>
            <w:rFonts w:ascii="Times New Roman" w:hAnsi="Times New Roman" w:cs="Times New Roman"/>
            <w:sz w:val="27"/>
            <w:szCs w:val="27"/>
          </w:rPr>
          <w:delText xml:space="preserve">; Tel.: </w:delText>
        </w:r>
        <w:r w:rsidR="00CB76D3" w:rsidDel="00AB1EDC">
          <w:rPr>
            <w:rFonts w:ascii="Times New Roman" w:hAnsi="Times New Roman" w:cs="Times New Roman"/>
            <w:sz w:val="27"/>
            <w:szCs w:val="27"/>
          </w:rPr>
          <w:delText>+</w:delText>
        </w:r>
        <w:r w:rsidRPr="00E07C34" w:rsidDel="00AB1EDC">
          <w:rPr>
            <w:rFonts w:ascii="Times New Roman" w:hAnsi="Times New Roman" w:cs="Times New Roman"/>
            <w:sz w:val="27"/>
            <w:szCs w:val="27"/>
          </w:rPr>
          <w:delText>36 30 454 8855</w:delText>
        </w:r>
      </w:del>
      <w:ins w:id="50" w:author="Halász-Máté Gabriella" w:date="2025-09-12T13:31:00Z" w16du:dateUtc="2025-09-12T11:31:00Z">
        <w:r w:rsidR="00AB1EDC">
          <w:rPr>
            <w:rFonts w:ascii="Times New Roman" w:hAnsi="Times New Roman" w:cs="Times New Roman"/>
            <w:sz w:val="27"/>
            <w:szCs w:val="27"/>
          </w:rPr>
          <w:t>………………………………………………………………………………………..</w:t>
        </w:r>
      </w:ins>
    </w:p>
    <w:p w14:paraId="5A95A923" w14:textId="77777777" w:rsidR="004F1F01" w:rsidRPr="00E07C34" w:rsidRDefault="004F1F01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588AD437" w14:textId="3FDF3BFA" w:rsidR="004F1F01" w:rsidRPr="00E07C34" w:rsidRDefault="004F1F01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Jelen </w:t>
      </w:r>
      <w:r w:rsidR="00195449" w:rsidRPr="00E07C34">
        <w:rPr>
          <w:rFonts w:ascii="Times New Roman" w:hAnsi="Times New Roman" w:cs="Times New Roman"/>
          <w:sz w:val="27"/>
          <w:szCs w:val="27"/>
        </w:rPr>
        <w:t>megállapodással</w:t>
      </w:r>
      <w:r w:rsidRPr="00E07C34">
        <w:rPr>
          <w:rFonts w:ascii="Times New Roman" w:hAnsi="Times New Roman" w:cs="Times New Roman"/>
          <w:sz w:val="27"/>
          <w:szCs w:val="27"/>
        </w:rPr>
        <w:t xml:space="preserve"> kapcsolatos valamennyi értesítést és nyilatkozatot írásban kell teljesíteni</w:t>
      </w:r>
      <w:r w:rsidR="00C26D8B" w:rsidRPr="00E07C34">
        <w:rPr>
          <w:rFonts w:ascii="Times New Roman" w:hAnsi="Times New Roman" w:cs="Times New Roman"/>
          <w:sz w:val="27"/>
          <w:szCs w:val="27"/>
        </w:rPr>
        <w:t>, amelynek módja lehet:</w:t>
      </w:r>
    </w:p>
    <w:p w14:paraId="7AA20139" w14:textId="2D0996EC" w:rsidR="00C26D8B" w:rsidRPr="00E07C34" w:rsidRDefault="00C26D8B" w:rsidP="00C8565D">
      <w:pPr>
        <w:pStyle w:val="Listaszerbekezds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személyes átadás (a kézbesítés megtörténtének tan</w:t>
      </w:r>
      <w:r w:rsidR="00E959B1" w:rsidRPr="00E07C34">
        <w:rPr>
          <w:rFonts w:ascii="Times New Roman" w:hAnsi="Times New Roman" w:cs="Times New Roman"/>
          <w:sz w:val="27"/>
          <w:szCs w:val="27"/>
        </w:rPr>
        <w:t>úsítása mellett),</w:t>
      </w:r>
    </w:p>
    <w:p w14:paraId="1F81B2CF" w14:textId="0A8679AF" w:rsidR="00E959B1" w:rsidRPr="00E07C34" w:rsidRDefault="00E959B1" w:rsidP="00C8565D">
      <w:pPr>
        <w:pStyle w:val="Listaszerbekezds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tértivevényes postai küldemény,</w:t>
      </w:r>
    </w:p>
    <w:p w14:paraId="1462CAC5" w14:textId="52373DCE" w:rsidR="00E959B1" w:rsidRPr="00E07C34" w:rsidRDefault="00E959B1" w:rsidP="00C8565D">
      <w:pPr>
        <w:pStyle w:val="Listaszerbekezds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visszaigazolt e-mail</w:t>
      </w:r>
    </w:p>
    <w:p w14:paraId="530A20ED" w14:textId="4DA0EAEB" w:rsidR="00B20120" w:rsidRPr="00E07C34" w:rsidRDefault="00B20120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72BAE0D7" w14:textId="65C95C5F" w:rsidR="00B20120" w:rsidRPr="00E07C34" w:rsidRDefault="00B20120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A nyilatkozat másik Fél részére történő megküldésé</w:t>
      </w:r>
      <w:r w:rsidR="006E60C6" w:rsidRPr="00E07C34">
        <w:rPr>
          <w:rFonts w:ascii="Times New Roman" w:hAnsi="Times New Roman" w:cs="Times New Roman"/>
          <w:sz w:val="27"/>
          <w:szCs w:val="27"/>
        </w:rPr>
        <w:t>nek bizonyítása – vita esetén – küldő Felet terheli. A postai átvétel igazolását tartalmazó tértivevény az értesítés kézbesítését igazolja. A postai küldeményt akkor is</w:t>
      </w:r>
      <w:r w:rsidR="006F57B3" w:rsidRPr="00E07C34">
        <w:rPr>
          <w:rFonts w:ascii="Times New Roman" w:hAnsi="Times New Roman" w:cs="Times New Roman"/>
          <w:sz w:val="27"/>
          <w:szCs w:val="27"/>
        </w:rPr>
        <w:t xml:space="preserve"> kézbesítettnek kell tekinteni, ha a tértivevény „nem fogadta el”, „nem kereste”</w:t>
      </w:r>
      <w:r w:rsidR="001316B9" w:rsidRPr="00E07C34">
        <w:rPr>
          <w:rFonts w:ascii="Times New Roman" w:hAnsi="Times New Roman" w:cs="Times New Roman"/>
          <w:sz w:val="27"/>
          <w:szCs w:val="27"/>
        </w:rPr>
        <w:t>, illetve „ismeretlen” jelzéssel érkezik vissza, vagy egyéb hasonló ok miatt nem kézbesíthető.</w:t>
      </w:r>
    </w:p>
    <w:p w14:paraId="5854C556" w14:textId="695CB885" w:rsidR="00011921" w:rsidRPr="00E07C34" w:rsidRDefault="00011921" w:rsidP="00C8565D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14:paraId="38409E00" w14:textId="77777777" w:rsidR="00374E31" w:rsidRPr="00374E31" w:rsidRDefault="003D64FA" w:rsidP="00374E31">
      <w:pPr>
        <w:spacing w:after="0" w:line="240" w:lineRule="auto"/>
        <w:jc w:val="both"/>
        <w:rPr>
          <w:rFonts w:ascii="Times New Roman" w:hAnsi="Times New Roman" w:cs="Times New Roman"/>
          <w:bCs/>
          <w:sz w:val="27"/>
          <w:szCs w:val="27"/>
        </w:rPr>
      </w:pPr>
      <w:r w:rsidRPr="003D64FA">
        <w:rPr>
          <w:rFonts w:ascii="Times New Roman" w:hAnsi="Times New Roman" w:cs="Times New Roman"/>
          <w:bCs/>
          <w:sz w:val="27"/>
          <w:szCs w:val="27"/>
        </w:rPr>
        <w:lastRenderedPageBreak/>
        <w:t>6.2</w:t>
      </w:r>
      <w:r w:rsidRPr="00374E31">
        <w:rPr>
          <w:rFonts w:ascii="Times New Roman" w:hAnsi="Times New Roman" w:cs="Times New Roman"/>
          <w:bCs/>
          <w:sz w:val="27"/>
          <w:szCs w:val="27"/>
        </w:rPr>
        <w:t>.</w:t>
      </w:r>
      <w:r w:rsidR="00993170" w:rsidRPr="00374E31">
        <w:rPr>
          <w:rFonts w:ascii="Times New Roman" w:hAnsi="Times New Roman" w:cs="Times New Roman"/>
          <w:bCs/>
          <w:sz w:val="27"/>
          <w:szCs w:val="27"/>
        </w:rPr>
        <w:t xml:space="preserve"> </w:t>
      </w:r>
      <w:r w:rsidR="00374E31" w:rsidRPr="00374E31">
        <w:rPr>
          <w:rFonts w:ascii="Times New Roman" w:hAnsi="Times New Roman" w:cs="Times New Roman"/>
          <w:bCs/>
          <w:sz w:val="27"/>
          <w:szCs w:val="27"/>
        </w:rPr>
        <w:t xml:space="preserve">Felek kijelentik, hogy a kapcsolattartók személyes adatait a szerződésből fakadó kötelezettségek gördülékeny biztosítása, a zavartalan és gyors kapcsolatfelvétel és kommunikáció érdekében, a szerződéskötés jogalapján adták meg. </w:t>
      </w:r>
    </w:p>
    <w:p w14:paraId="5F36528D" w14:textId="21FA47B5" w:rsidR="00374E31" w:rsidRPr="00374E31" w:rsidRDefault="00374E31" w:rsidP="00374E31">
      <w:pPr>
        <w:spacing w:after="0" w:line="240" w:lineRule="auto"/>
        <w:jc w:val="both"/>
        <w:rPr>
          <w:rFonts w:ascii="Times New Roman" w:hAnsi="Times New Roman" w:cs="Times New Roman"/>
          <w:bCs/>
          <w:sz w:val="27"/>
          <w:szCs w:val="27"/>
        </w:rPr>
      </w:pPr>
      <w:r w:rsidRPr="00374E31">
        <w:rPr>
          <w:rFonts w:ascii="Times New Roman" w:hAnsi="Times New Roman" w:cs="Times New Roman"/>
          <w:bCs/>
          <w:sz w:val="27"/>
          <w:szCs w:val="27"/>
        </w:rPr>
        <w:t>A szerződés teljesítése során a Felek kötelezettséget vállalnak arra, hogy az Európai Unió általános adatvédelmi rendeletének (GDPR) megfelelően kezelik a tudomásukra jutott személyes adatokat, azokat csak a szerződés teljesüléséhez szükséges, a teljesítésigazolás mértékéig és a jogszabályi kötelezettség teljesítéséig tárolják, valamint tudomásul veszik, hogy a személyes adatok tekintetében az érintett fél kérésére az adatot utólag törlik. Felek vállalják, hogy a személyes adatok kezelése során az érintett személyek esetén az esetleges adatkezelési incidenst a tudomásszerzést követő 24 órán belül igazolható módon a másik Fél tudomására hozzák.</w:t>
      </w:r>
    </w:p>
    <w:p w14:paraId="47234C48" w14:textId="6D57DFEC" w:rsidR="00011921" w:rsidRPr="003D64FA" w:rsidRDefault="00011921" w:rsidP="003D64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3D64FA">
        <w:rPr>
          <w:rFonts w:ascii="Times New Roman" w:hAnsi="Times New Roman" w:cs="Times New Roman"/>
          <w:bCs/>
          <w:sz w:val="27"/>
          <w:szCs w:val="27"/>
        </w:rPr>
        <w:t>Felek</w:t>
      </w:r>
      <w:r w:rsidRPr="003D64FA">
        <w:rPr>
          <w:rFonts w:ascii="Times New Roman" w:hAnsi="Times New Roman" w:cs="Times New Roman"/>
          <w:sz w:val="27"/>
          <w:szCs w:val="27"/>
        </w:rPr>
        <w:t xml:space="preserve"> a kapcsolattartó személyében, elérhetőségében bekövetkezett</w:t>
      </w:r>
      <w:r w:rsidR="00E47C9B" w:rsidRPr="003D64FA">
        <w:rPr>
          <w:rFonts w:ascii="Times New Roman" w:hAnsi="Times New Roman" w:cs="Times New Roman"/>
          <w:sz w:val="27"/>
          <w:szCs w:val="27"/>
        </w:rPr>
        <w:t xml:space="preserve"> </w:t>
      </w:r>
      <w:r w:rsidRPr="003D64FA">
        <w:rPr>
          <w:rFonts w:ascii="Times New Roman" w:hAnsi="Times New Roman" w:cs="Times New Roman"/>
          <w:sz w:val="27"/>
          <w:szCs w:val="27"/>
        </w:rPr>
        <w:t>változásról haladéktalanul, de legkésőbb a változást követő 8 napon belül írásban kötelesek egymást értesíteni. A kapcsolattartó személyében bekövetkezett változás nem minősül a megállapodás módosításának.</w:t>
      </w:r>
    </w:p>
    <w:p w14:paraId="30325068" w14:textId="77777777" w:rsidR="00011921" w:rsidRPr="00E07C34" w:rsidRDefault="00011921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3F97B708" w14:textId="0944C99B" w:rsidR="00E47C9B" w:rsidRPr="00CB76D3" w:rsidRDefault="00011921" w:rsidP="00CB76D3">
      <w:pPr>
        <w:pStyle w:val="Listaszerbekezds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>Egyéb rendelkezések</w:t>
      </w:r>
    </w:p>
    <w:p w14:paraId="5705A525" w14:textId="55164A36" w:rsidR="00011921" w:rsidRDefault="00011921" w:rsidP="00CB76D3">
      <w:pPr>
        <w:pStyle w:val="Listaszerbekezds"/>
        <w:numPr>
          <w:ilvl w:val="1"/>
          <w:numId w:val="8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>Felek</w:t>
      </w:r>
      <w:r w:rsidRPr="00E07C34">
        <w:rPr>
          <w:rFonts w:ascii="Times New Roman" w:hAnsi="Times New Roman" w:cs="Times New Roman"/>
          <w:sz w:val="27"/>
          <w:szCs w:val="27"/>
        </w:rPr>
        <w:t xml:space="preserve"> megállapodnak, hogy a jelen megállapodás teljesítése során kölcsönösen együttműködve, egymás érdekeit kölcsönösen szem előtt tartva járnak el, és a megállapodás teljesítéséhez szükséges valamennyi releváns információt késedelem nélkül egymás tudomására hozzák.</w:t>
      </w:r>
    </w:p>
    <w:p w14:paraId="6E6A90AC" w14:textId="77777777" w:rsidR="00E47C9B" w:rsidRPr="00E07C34" w:rsidRDefault="00E47C9B" w:rsidP="00E47C9B">
      <w:pPr>
        <w:pStyle w:val="Listaszerbekezds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</w:p>
    <w:p w14:paraId="441264B1" w14:textId="7140B968" w:rsidR="00011921" w:rsidRDefault="00011921" w:rsidP="0053392F">
      <w:pPr>
        <w:pStyle w:val="Listaszerbekezds"/>
        <w:numPr>
          <w:ilvl w:val="1"/>
          <w:numId w:val="8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>Felek</w:t>
      </w:r>
      <w:r w:rsidRPr="00E07C34">
        <w:rPr>
          <w:rFonts w:ascii="Times New Roman" w:hAnsi="Times New Roman" w:cs="Times New Roman"/>
          <w:sz w:val="27"/>
          <w:szCs w:val="27"/>
        </w:rPr>
        <w:t xml:space="preserve"> kijelentik, hogy a jelen megállapodás teljesítése során vagy egyéb módon tudomásukra jutott információt és adatot bizalmasan kezelnek és megőriznek, ezeket kizárólag a jelen megállapodásban foglaltak teljesítése érdekében használják fel, és a másik fél előzetes írásbeli hozzájárulása nélkül nem hozzák nyilvánosságra, vagy – a jogszabályban arra feljogosított</w:t>
      </w:r>
      <w:r w:rsidR="00381BB3">
        <w:rPr>
          <w:rFonts w:ascii="Times New Roman" w:hAnsi="Times New Roman" w:cs="Times New Roman"/>
          <w:sz w:val="27"/>
          <w:szCs w:val="27"/>
        </w:rPr>
        <w:t xml:space="preserve"> </w:t>
      </w:r>
      <w:r w:rsidRPr="00E07C34">
        <w:rPr>
          <w:rFonts w:ascii="Times New Roman" w:hAnsi="Times New Roman" w:cs="Times New Roman"/>
          <w:sz w:val="27"/>
          <w:szCs w:val="27"/>
        </w:rPr>
        <w:t xml:space="preserve">személyek és szervezetek kivételével – harmadik személy tudomására. A </w:t>
      </w:r>
      <w:r w:rsidRPr="00E07C34">
        <w:rPr>
          <w:rFonts w:ascii="Times New Roman" w:hAnsi="Times New Roman" w:cs="Times New Roman"/>
          <w:b/>
          <w:bCs/>
          <w:sz w:val="27"/>
          <w:szCs w:val="27"/>
        </w:rPr>
        <w:t>Felek</w:t>
      </w:r>
      <w:r w:rsidRPr="00E07C34">
        <w:rPr>
          <w:rFonts w:ascii="Times New Roman" w:hAnsi="Times New Roman" w:cs="Times New Roman"/>
          <w:sz w:val="27"/>
          <w:szCs w:val="27"/>
        </w:rPr>
        <w:t xml:space="preserve"> ezen kötelezettségük megszegésével okozott vagyoni, illetve nem</w:t>
      </w:r>
      <w:r w:rsidR="00195449" w:rsidRPr="00E07C34">
        <w:rPr>
          <w:rFonts w:ascii="Times New Roman" w:hAnsi="Times New Roman" w:cs="Times New Roman"/>
          <w:sz w:val="27"/>
          <w:szCs w:val="27"/>
        </w:rPr>
        <w:t xml:space="preserve"> </w:t>
      </w:r>
      <w:r w:rsidRPr="00E07C34">
        <w:rPr>
          <w:rFonts w:ascii="Times New Roman" w:hAnsi="Times New Roman" w:cs="Times New Roman"/>
          <w:sz w:val="27"/>
          <w:szCs w:val="27"/>
        </w:rPr>
        <w:t>vagyoni kárt kötelesek megtéríteni.</w:t>
      </w:r>
      <w:r w:rsidR="00195449" w:rsidRPr="00E07C34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3A16C8F" w14:textId="77777777" w:rsidR="00E47C9B" w:rsidRPr="00E07C34" w:rsidRDefault="00E47C9B" w:rsidP="00E47C9B">
      <w:pPr>
        <w:pStyle w:val="Listaszerbekezds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</w:p>
    <w:p w14:paraId="10ADB498" w14:textId="03458F49" w:rsidR="00011921" w:rsidRPr="00E47C9B" w:rsidRDefault="00011921" w:rsidP="0053392F">
      <w:pPr>
        <w:pStyle w:val="Listaszerbekezds"/>
        <w:numPr>
          <w:ilvl w:val="1"/>
          <w:numId w:val="8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>Felek</w:t>
      </w:r>
      <w:r w:rsidRPr="00E07C34">
        <w:rPr>
          <w:rFonts w:ascii="Times New Roman" w:hAnsi="Times New Roman" w:cs="Times New Roman"/>
          <w:sz w:val="27"/>
          <w:szCs w:val="27"/>
        </w:rPr>
        <w:t xml:space="preserve"> a jelen megállapodás teljesítése során birtokukba kerülő személyes adatokat a</w:t>
      </w:r>
      <w:r w:rsidRPr="00E07C34">
        <w:rPr>
          <w:rFonts w:ascii="Times New Roman" w:hAnsi="Times New Roman" w:cs="Times New Roman"/>
          <w:i/>
          <w:iCs/>
          <w:sz w:val="27"/>
          <w:szCs w:val="27"/>
          <w:shd w:val="clear" w:color="auto" w:fill="FFFFFF"/>
        </w:rPr>
        <w:t>z Európai Parlament és a Tanács a természetes személyeknek a személyes adatok kezelése tekintetében történő védelméről és az ilyen adatok szabad áramlásáról, valamint a 95/46/EK irányelv</w:t>
      </w:r>
      <w:hyperlink r:id="rId8" w:anchor="cite_note-1" w:history="1">
        <w:r w:rsidRPr="00E07C34">
          <w:rPr>
            <w:rStyle w:val="Hiperhivatkozs"/>
            <w:rFonts w:ascii="Times New Roman" w:hAnsi="Times New Roman" w:cs="Times New Roman"/>
            <w:color w:val="auto"/>
            <w:sz w:val="27"/>
            <w:szCs w:val="27"/>
            <w:shd w:val="clear" w:color="auto" w:fill="FFFFFF"/>
            <w:vertAlign w:val="superscript"/>
          </w:rPr>
          <w:t>[* 1]</w:t>
        </w:r>
      </w:hyperlink>
      <w:r w:rsidRPr="00E07C34">
        <w:rPr>
          <w:rFonts w:ascii="Times New Roman" w:hAnsi="Times New Roman" w:cs="Times New Roman"/>
          <w:i/>
          <w:iCs/>
          <w:sz w:val="27"/>
          <w:szCs w:val="27"/>
          <w:shd w:val="clear" w:color="auto" w:fill="FFFFFF"/>
        </w:rPr>
        <w:t> hatályon kívül</w:t>
      </w:r>
      <w:r w:rsidR="00F60E5B" w:rsidRPr="00E07C34">
        <w:rPr>
          <w:rFonts w:ascii="Times New Roman" w:hAnsi="Times New Roman" w:cs="Times New Roman"/>
          <w:i/>
          <w:iCs/>
          <w:sz w:val="27"/>
          <w:szCs w:val="27"/>
          <w:shd w:val="clear" w:color="auto" w:fill="FFFFFF"/>
        </w:rPr>
        <w:t xml:space="preserve"> </w:t>
      </w:r>
      <w:r w:rsidRPr="00E07C34">
        <w:rPr>
          <w:rFonts w:ascii="Times New Roman" w:hAnsi="Times New Roman" w:cs="Times New Roman"/>
          <w:i/>
          <w:iCs/>
          <w:sz w:val="27"/>
          <w:szCs w:val="27"/>
          <w:shd w:val="clear" w:color="auto" w:fill="FFFFFF"/>
        </w:rPr>
        <w:t>helyezéséről</w:t>
      </w:r>
      <w:r w:rsidRPr="00E07C34">
        <w:rPr>
          <w:rFonts w:ascii="Times New Roman" w:hAnsi="Times New Roman" w:cs="Times New Roman"/>
          <w:sz w:val="27"/>
          <w:szCs w:val="27"/>
        </w:rPr>
        <w:t xml:space="preserve"> szóló </w:t>
      </w:r>
      <w:r w:rsidRPr="00E07C34">
        <w:rPr>
          <w:rFonts w:ascii="Times New Roman" w:hAnsi="Times New Roman" w:cs="Times New Roman"/>
          <w:i/>
          <w:iCs/>
          <w:sz w:val="27"/>
          <w:szCs w:val="27"/>
          <w:shd w:val="clear" w:color="auto" w:fill="FFFFFF"/>
        </w:rPr>
        <w:t xml:space="preserve">(EU) 2016/679 rendeletében, </w:t>
      </w:r>
      <w:r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>valamint</w:t>
      </w:r>
      <w:r w:rsidRPr="00E07C34">
        <w:rPr>
          <w:rFonts w:ascii="Times New Roman" w:hAnsi="Times New Roman" w:cs="Times New Roman"/>
          <w:i/>
          <w:iCs/>
          <w:sz w:val="27"/>
          <w:szCs w:val="27"/>
          <w:shd w:val="clear" w:color="auto" w:fill="FFFFFF"/>
        </w:rPr>
        <w:t xml:space="preserve"> az információs</w:t>
      </w:r>
      <w:r w:rsidR="00F60E5B" w:rsidRPr="00E07C34">
        <w:rPr>
          <w:rFonts w:ascii="Times New Roman" w:hAnsi="Times New Roman" w:cs="Times New Roman"/>
          <w:i/>
          <w:iCs/>
          <w:sz w:val="27"/>
          <w:szCs w:val="27"/>
          <w:shd w:val="clear" w:color="auto" w:fill="FFFFFF"/>
        </w:rPr>
        <w:t xml:space="preserve"> </w:t>
      </w:r>
      <w:r w:rsidRPr="00E07C34">
        <w:rPr>
          <w:rFonts w:ascii="Times New Roman" w:hAnsi="Times New Roman" w:cs="Times New Roman"/>
          <w:i/>
          <w:iCs/>
          <w:sz w:val="27"/>
          <w:szCs w:val="27"/>
          <w:shd w:val="clear" w:color="auto" w:fill="FFFFFF"/>
        </w:rPr>
        <w:t xml:space="preserve">önrendelkezési jogról és az információszabadságról szóló 2011. évi CXII. törvényben </w:t>
      </w:r>
      <w:r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>és a jelen megállapodás mellékletét képező Adatkezelési tájékoztatóban</w:t>
      </w:r>
      <w:r w:rsidR="00195449"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</w:t>
      </w:r>
      <w:r w:rsidRPr="00E07C34">
        <w:rPr>
          <w:rFonts w:ascii="Times New Roman" w:hAnsi="Times New Roman" w:cs="Times New Roman"/>
          <w:sz w:val="27"/>
          <w:szCs w:val="27"/>
          <w:shd w:val="clear" w:color="auto" w:fill="FFFFFF"/>
        </w:rPr>
        <w:t>foglaltak szerint kezelik.</w:t>
      </w:r>
    </w:p>
    <w:p w14:paraId="4717E3D3" w14:textId="77777777" w:rsidR="00E47C9B" w:rsidRPr="00E07C34" w:rsidRDefault="00E47C9B" w:rsidP="00E47C9B">
      <w:pPr>
        <w:pStyle w:val="Listaszerbekezds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</w:p>
    <w:p w14:paraId="72F5D9F9" w14:textId="57C43036" w:rsidR="00011921" w:rsidRPr="00E07C34" w:rsidRDefault="00011921" w:rsidP="0053392F">
      <w:pPr>
        <w:pStyle w:val="Listaszerbekezds"/>
        <w:numPr>
          <w:ilvl w:val="1"/>
          <w:numId w:val="8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Jelen megállapodás bármely pontjának érvénytelensége nem jelenti a teljes megállapodás érvénytelenségét, kivéve, ha az érvénytelennek minősülő rendelkezés </w:t>
      </w:r>
      <w:r w:rsidRPr="00E07C34">
        <w:rPr>
          <w:rFonts w:ascii="Times New Roman" w:hAnsi="Times New Roman" w:cs="Times New Roman"/>
          <w:sz w:val="27"/>
          <w:szCs w:val="27"/>
        </w:rPr>
        <w:lastRenderedPageBreak/>
        <w:t xml:space="preserve">nélkül a </w:t>
      </w:r>
      <w:r w:rsidRPr="00E07C34">
        <w:rPr>
          <w:rFonts w:ascii="Times New Roman" w:hAnsi="Times New Roman" w:cs="Times New Roman"/>
          <w:b/>
          <w:bCs/>
          <w:sz w:val="27"/>
          <w:szCs w:val="27"/>
        </w:rPr>
        <w:t>Felek</w:t>
      </w:r>
      <w:r w:rsidRPr="00E07C34">
        <w:rPr>
          <w:rFonts w:ascii="Times New Roman" w:hAnsi="Times New Roman" w:cs="Times New Roman"/>
          <w:sz w:val="27"/>
          <w:szCs w:val="27"/>
        </w:rPr>
        <w:t xml:space="preserve"> a megállapodást nem kötötték volna meg, vagy e rendelkezés hiányában a megállapodás értelmezhetetlenné válna.</w:t>
      </w:r>
    </w:p>
    <w:p w14:paraId="5CB80C7B" w14:textId="1F300936" w:rsidR="00011921" w:rsidRDefault="00011921" w:rsidP="0053392F">
      <w:pPr>
        <w:pStyle w:val="Listaszerbekezds"/>
        <w:numPr>
          <w:ilvl w:val="1"/>
          <w:numId w:val="8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Jelen megállapodásban nem szabályozott kérdésekben a Polgári Törvénykönyvről szóló 2013. évi V. törvény, valamint a vonatkozó hatályos jogszabályok rendelkezései irányadók.</w:t>
      </w:r>
    </w:p>
    <w:p w14:paraId="51BE9ECF" w14:textId="77777777" w:rsidR="00E47C9B" w:rsidRPr="00E07C34" w:rsidRDefault="00E47C9B" w:rsidP="00E47C9B">
      <w:pPr>
        <w:pStyle w:val="Listaszerbekezds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</w:p>
    <w:p w14:paraId="1BC3C199" w14:textId="1248DCCD" w:rsidR="00011921" w:rsidRDefault="00011921" w:rsidP="0053392F">
      <w:pPr>
        <w:pStyle w:val="Listaszerbekezds"/>
        <w:numPr>
          <w:ilvl w:val="1"/>
          <w:numId w:val="8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bookmarkStart w:id="51" w:name="_Hlk166592420"/>
      <w:r w:rsidRPr="00E07C34">
        <w:rPr>
          <w:rFonts w:ascii="Times New Roman" w:hAnsi="Times New Roman" w:cs="Times New Roman"/>
          <w:sz w:val="27"/>
          <w:szCs w:val="27"/>
        </w:rPr>
        <w:t>Jelen megállapodás</w:t>
      </w:r>
      <w:r w:rsidR="0071797B">
        <w:rPr>
          <w:rFonts w:ascii="Times New Roman" w:hAnsi="Times New Roman" w:cs="Times New Roman"/>
          <w:sz w:val="27"/>
          <w:szCs w:val="27"/>
        </w:rPr>
        <w:t xml:space="preserve"> </w:t>
      </w:r>
      <w:ins w:id="52" w:author="Halász Gabriella" w:date="2024-10-24T07:55:00Z" w16du:dateUtc="2024-10-24T05:55:00Z">
        <w:r w:rsidR="008561F4">
          <w:rPr>
            <w:rFonts w:ascii="Times New Roman" w:hAnsi="Times New Roman" w:cs="Times New Roman"/>
            <w:sz w:val="27"/>
            <w:szCs w:val="27"/>
          </w:rPr>
          <w:t>3</w:t>
        </w:r>
      </w:ins>
      <w:del w:id="53" w:author="Halász Gabriella" w:date="2024-10-24T07:55:00Z" w16du:dateUtc="2024-10-24T05:55:00Z">
        <w:r w:rsidR="00CE113C" w:rsidDel="008561F4">
          <w:rPr>
            <w:rFonts w:ascii="Times New Roman" w:hAnsi="Times New Roman" w:cs="Times New Roman"/>
            <w:sz w:val="27"/>
            <w:szCs w:val="27"/>
          </w:rPr>
          <w:delText>5</w:delText>
        </w:r>
      </w:del>
      <w:r w:rsidR="00CE113C" w:rsidRPr="00E07C34">
        <w:rPr>
          <w:rFonts w:ascii="Times New Roman" w:hAnsi="Times New Roman" w:cs="Times New Roman"/>
          <w:sz w:val="27"/>
          <w:szCs w:val="27"/>
        </w:rPr>
        <w:t xml:space="preserve"> </w:t>
      </w:r>
      <w:r w:rsidR="00AF254A" w:rsidRPr="00E07C34">
        <w:rPr>
          <w:rFonts w:ascii="Times New Roman" w:hAnsi="Times New Roman" w:cs="Times New Roman"/>
          <w:sz w:val="27"/>
          <w:szCs w:val="27"/>
        </w:rPr>
        <w:t xml:space="preserve">(db) </w:t>
      </w:r>
      <w:r w:rsidRPr="00E07C34">
        <w:rPr>
          <w:rFonts w:ascii="Times New Roman" w:hAnsi="Times New Roman" w:cs="Times New Roman"/>
          <w:sz w:val="27"/>
          <w:szCs w:val="27"/>
        </w:rPr>
        <w:t>egyező példányban készült</w:t>
      </w:r>
      <w:r w:rsidR="00AC5B35">
        <w:rPr>
          <w:rFonts w:ascii="Times New Roman" w:hAnsi="Times New Roman" w:cs="Times New Roman"/>
          <w:sz w:val="27"/>
          <w:szCs w:val="27"/>
        </w:rPr>
        <w:t>.</w:t>
      </w:r>
    </w:p>
    <w:bookmarkEnd w:id="51"/>
    <w:p w14:paraId="4AD8263E" w14:textId="77777777" w:rsidR="00E47C9B" w:rsidRPr="00E07C34" w:rsidRDefault="00E47C9B" w:rsidP="00E47C9B">
      <w:pPr>
        <w:pStyle w:val="Listaszerbekezds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</w:p>
    <w:p w14:paraId="3FE6C82C" w14:textId="3EBFC168" w:rsidR="00011921" w:rsidRDefault="00011921" w:rsidP="0053392F">
      <w:pPr>
        <w:pStyle w:val="Listaszerbekezds"/>
        <w:numPr>
          <w:ilvl w:val="1"/>
          <w:numId w:val="8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b/>
          <w:bCs/>
          <w:sz w:val="27"/>
          <w:szCs w:val="27"/>
        </w:rPr>
        <w:t>Felek</w:t>
      </w:r>
      <w:r w:rsidRPr="00E07C34">
        <w:rPr>
          <w:rFonts w:ascii="Times New Roman" w:hAnsi="Times New Roman" w:cs="Times New Roman"/>
          <w:sz w:val="27"/>
          <w:szCs w:val="27"/>
        </w:rPr>
        <w:t xml:space="preserve"> a jelen megállapodást, mint akaratukkal mindenben megegyezőt, közös átolvasás és értelmezés után, jóváhagyólag írják alá.</w:t>
      </w:r>
    </w:p>
    <w:p w14:paraId="63D663A3" w14:textId="77777777" w:rsidR="00E47C9B" w:rsidRPr="00E07C34" w:rsidRDefault="00E47C9B" w:rsidP="00E47C9B">
      <w:pPr>
        <w:pStyle w:val="Listaszerbekezds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</w:p>
    <w:p w14:paraId="45DD0DFF" w14:textId="7D9FEB1F" w:rsidR="00B72055" w:rsidRPr="00CD0036" w:rsidRDefault="003C287E" w:rsidP="0082544C">
      <w:pPr>
        <w:pStyle w:val="Listaszerbekezds"/>
        <w:numPr>
          <w:ilvl w:val="1"/>
          <w:numId w:val="8"/>
        </w:num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7"/>
          <w:szCs w:val="27"/>
        </w:rPr>
      </w:pPr>
      <w:r w:rsidRPr="00CD0036">
        <w:rPr>
          <w:rFonts w:ascii="Times New Roman" w:hAnsi="Times New Roman" w:cs="Times New Roman"/>
          <w:sz w:val="27"/>
          <w:szCs w:val="27"/>
        </w:rPr>
        <w:t>Bármilyen anyagi kár okozása esetén</w:t>
      </w:r>
      <w:r w:rsidR="00CD0036">
        <w:rPr>
          <w:rFonts w:ascii="Times New Roman" w:hAnsi="Times New Roman" w:cs="Times New Roman"/>
          <w:sz w:val="27"/>
          <w:szCs w:val="27"/>
        </w:rPr>
        <w:t xml:space="preserve"> az Szkt. és a Ptk. rendelkezései irányadók.</w:t>
      </w:r>
    </w:p>
    <w:p w14:paraId="703B4EBC" w14:textId="77777777" w:rsidR="00B72055" w:rsidRPr="00E07C34" w:rsidDel="008561F4" w:rsidRDefault="00B72055" w:rsidP="00C8565D">
      <w:pPr>
        <w:spacing w:after="0" w:line="240" w:lineRule="auto"/>
        <w:jc w:val="both"/>
        <w:rPr>
          <w:del w:id="54" w:author="Halász Gabriella" w:date="2024-10-24T07:55:00Z" w16du:dateUtc="2024-10-24T05:55:00Z"/>
          <w:rFonts w:ascii="Times New Roman" w:hAnsi="Times New Roman" w:cs="Times New Roman"/>
          <w:sz w:val="27"/>
          <w:szCs w:val="27"/>
        </w:rPr>
      </w:pPr>
    </w:p>
    <w:p w14:paraId="2E925C86" w14:textId="77777777" w:rsidR="00B72055" w:rsidRPr="00E07C34" w:rsidRDefault="00B72055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1BA3B0E5" w14:textId="4BAB166B" w:rsidR="00011921" w:rsidRPr="00E07C34" w:rsidRDefault="00011921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Kelt: </w:t>
      </w:r>
      <w:r w:rsidR="00E46DA1">
        <w:rPr>
          <w:rFonts w:ascii="Times New Roman" w:hAnsi="Times New Roman" w:cs="Times New Roman"/>
          <w:sz w:val="27"/>
          <w:szCs w:val="27"/>
        </w:rPr>
        <w:t>Budapest,</w:t>
      </w:r>
      <w:del w:id="55" w:author="Halász Gabriella" w:date="2024-10-24T07:51:00Z" w16du:dateUtc="2024-10-24T05:51:00Z">
        <w:r w:rsidR="00E46DA1" w:rsidDel="00E175EC">
          <w:rPr>
            <w:rFonts w:ascii="Times New Roman" w:hAnsi="Times New Roman" w:cs="Times New Roman"/>
            <w:sz w:val="27"/>
            <w:szCs w:val="27"/>
          </w:rPr>
          <w:delText xml:space="preserve"> 2024</w:delText>
        </w:r>
        <w:r w:rsidR="00CE113C" w:rsidDel="00E175EC">
          <w:rPr>
            <w:rFonts w:ascii="Times New Roman" w:hAnsi="Times New Roman" w:cs="Times New Roman"/>
            <w:sz w:val="27"/>
            <w:szCs w:val="27"/>
          </w:rPr>
          <w:delText>.</w:delText>
        </w:r>
        <w:r w:rsidR="00374E31" w:rsidDel="00E175EC">
          <w:rPr>
            <w:rFonts w:ascii="Times New Roman" w:hAnsi="Times New Roman" w:cs="Times New Roman"/>
            <w:sz w:val="27"/>
            <w:szCs w:val="27"/>
          </w:rPr>
          <w:delText xml:space="preserve"> </w:delText>
        </w:r>
        <w:r w:rsidR="00CB34F5" w:rsidDel="00E175EC">
          <w:rPr>
            <w:rFonts w:ascii="Times New Roman" w:hAnsi="Times New Roman" w:cs="Times New Roman"/>
            <w:sz w:val="27"/>
            <w:szCs w:val="27"/>
          </w:rPr>
          <w:delText>szeptember</w:delText>
        </w:r>
        <w:r w:rsidR="00CE113C" w:rsidDel="00E175EC">
          <w:rPr>
            <w:rFonts w:ascii="Times New Roman" w:hAnsi="Times New Roman" w:cs="Times New Roman"/>
            <w:sz w:val="27"/>
            <w:szCs w:val="27"/>
          </w:rPr>
          <w:delText xml:space="preserve"> </w:delText>
        </w:r>
        <w:r w:rsidR="0082544C" w:rsidDel="00E175EC">
          <w:rPr>
            <w:rFonts w:ascii="Times New Roman" w:hAnsi="Times New Roman" w:cs="Times New Roman"/>
            <w:sz w:val="27"/>
            <w:szCs w:val="27"/>
          </w:rPr>
          <w:delText>26</w:delText>
        </w:r>
      </w:del>
      <w:del w:id="56" w:author="Halász-Máté Gabriella" w:date="2025-06-11T12:25:00Z" w16du:dateUtc="2025-06-11T10:25:00Z">
        <w:r w:rsidR="0082544C" w:rsidDel="002A6F9D">
          <w:rPr>
            <w:rFonts w:ascii="Times New Roman" w:hAnsi="Times New Roman" w:cs="Times New Roman"/>
            <w:sz w:val="27"/>
            <w:szCs w:val="27"/>
          </w:rPr>
          <w:delText>.</w:delText>
        </w:r>
      </w:del>
      <w:ins w:id="57" w:author="Halász-Máté Gabriella" w:date="2025-06-11T12:25:00Z" w16du:dateUtc="2025-06-11T10:25:00Z">
        <w:r w:rsidR="002A6F9D">
          <w:rPr>
            <w:rFonts w:ascii="Times New Roman" w:hAnsi="Times New Roman" w:cs="Times New Roman"/>
            <w:sz w:val="27"/>
            <w:szCs w:val="27"/>
          </w:rPr>
          <w:t>…………………..</w:t>
        </w:r>
      </w:ins>
    </w:p>
    <w:p w14:paraId="24C46370" w14:textId="77777777" w:rsidR="005022CE" w:rsidRPr="00E07C34" w:rsidRDefault="005022CE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58" w:author="Halász Gabriella" w:date="2024-10-24T07:51:00Z" w16du:dateUtc="2024-10-24T05:51:00Z">
          <w:tblPr>
            <w:tblStyle w:val="Rcsostblzat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4531"/>
        <w:gridCol w:w="4531"/>
        <w:tblGridChange w:id="59">
          <w:tblGrid>
            <w:gridCol w:w="4531"/>
            <w:gridCol w:w="4531"/>
          </w:tblGrid>
        </w:tblGridChange>
      </w:tblGrid>
      <w:tr w:rsidR="005022CE" w:rsidRPr="00E07C34" w14:paraId="79B0E912" w14:textId="77777777" w:rsidTr="00E175EC">
        <w:trPr>
          <w:trHeight w:val="1187"/>
        </w:trPr>
        <w:tc>
          <w:tcPr>
            <w:tcW w:w="4531" w:type="dxa"/>
            <w:tcPrChange w:id="60" w:author="Halász Gabriella" w:date="2024-10-24T07:51:00Z" w16du:dateUtc="2024-10-24T05:51:00Z">
              <w:tcPr>
                <w:tcW w:w="4531" w:type="dxa"/>
              </w:tcPr>
            </w:tcPrChange>
          </w:tcPr>
          <w:p w14:paraId="6BB6CDB9" w14:textId="77777777" w:rsidR="008E29E7" w:rsidRPr="00E07C34" w:rsidRDefault="008E29E7" w:rsidP="00C8565D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7A55907A" w14:textId="77777777" w:rsidR="008E29E7" w:rsidRPr="00E07C34" w:rsidRDefault="008E29E7" w:rsidP="00C8565D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4574894D" w14:textId="5EFF11AA" w:rsidR="005022CE" w:rsidRPr="00E07C34" w:rsidRDefault="005022CE" w:rsidP="00C8565D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E07C34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……………………………….</w:t>
            </w:r>
          </w:p>
          <w:p w14:paraId="1B0DD4C0" w14:textId="77777777" w:rsidR="00D26F73" w:rsidRDefault="00D26F73" w:rsidP="00D26F73">
            <w:pPr>
              <w:jc w:val="both"/>
              <w:rPr>
                <w:ins w:id="61" w:author="Halász-Máté Gabriella" w:date="2025-09-12T13:34:00Z" w16du:dateUtc="2025-09-12T11:34:00Z"/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ins w:id="62" w:author="Halász-Máté Gabriella" w:date="2025-09-12T13:34:00Z" w16du:dateUtc="2025-09-12T11:34:00Z">
              <w:r w:rsidRPr="00E07C34">
                <w:rPr>
                  <w:rFonts w:ascii="Times New Roman" w:hAnsi="Times New Roman" w:cs="Times New Roman"/>
                  <w:b/>
                  <w:bCs/>
                  <w:sz w:val="27"/>
                  <w:szCs w:val="27"/>
                </w:rPr>
                <w:t xml:space="preserve">Közreműködő képzési szervezet </w:t>
              </w:r>
            </w:ins>
          </w:p>
          <w:p w14:paraId="1EDF743A" w14:textId="78802DAA" w:rsidR="005022CE" w:rsidDel="00E175EC" w:rsidRDefault="00CE113C" w:rsidP="004D08A3">
            <w:pPr>
              <w:jc w:val="center"/>
              <w:rPr>
                <w:del w:id="63" w:author="Halász Gabriella" w:date="2024-10-24T07:51:00Z" w16du:dateUtc="2024-10-24T05:51:00Z"/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del w:id="64" w:author="Halász Gabriella" w:date="2024-10-24T07:51:00Z" w16du:dateUtc="2024-10-24T05:51:00Z">
              <w:r w:rsidDel="00E175EC">
                <w:rPr>
                  <w:rFonts w:ascii="Times New Roman" w:hAnsi="Times New Roman" w:cs="Times New Roman"/>
                  <w:b/>
                  <w:bCs/>
                  <w:sz w:val="27"/>
                  <w:szCs w:val="27"/>
                </w:rPr>
                <w:delText xml:space="preserve">Borosné </w:delText>
              </w:r>
              <w:r w:rsidR="00677F50" w:rsidDel="00E175EC">
                <w:rPr>
                  <w:rFonts w:ascii="Times New Roman" w:hAnsi="Times New Roman" w:cs="Times New Roman"/>
                  <w:b/>
                  <w:bCs/>
                  <w:sz w:val="27"/>
                  <w:szCs w:val="27"/>
                </w:rPr>
                <w:delText>Szüts Ildikó</w:delText>
              </w:r>
              <w:r w:rsidR="00986903" w:rsidDel="00E175EC">
                <w:rPr>
                  <w:rFonts w:ascii="Times New Roman" w:hAnsi="Times New Roman" w:cs="Times New Roman"/>
                  <w:b/>
                  <w:bCs/>
                  <w:sz w:val="27"/>
                  <w:szCs w:val="27"/>
                </w:rPr>
                <w:delText xml:space="preserve"> vezérigazgató</w:delText>
              </w:r>
            </w:del>
          </w:p>
          <w:p w14:paraId="680A5BE6" w14:textId="6864C3D3" w:rsidR="00986903" w:rsidRPr="00E07C34" w:rsidRDefault="00986903" w:rsidP="004D08A3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del w:id="65" w:author="Halász Gabriella" w:date="2024-10-24T07:51:00Z" w16du:dateUtc="2024-10-24T05:51:00Z">
              <w:r w:rsidDel="00E175EC">
                <w:rPr>
                  <w:rFonts w:ascii="Times New Roman" w:hAnsi="Times New Roman" w:cs="Times New Roman"/>
                  <w:b/>
                  <w:bCs/>
                  <w:sz w:val="27"/>
                  <w:szCs w:val="27"/>
                </w:rPr>
                <w:delText>Budapest Gyógyfürdői és Hévizei Zrt.</w:delText>
              </w:r>
            </w:del>
          </w:p>
        </w:tc>
        <w:tc>
          <w:tcPr>
            <w:tcW w:w="4531" w:type="dxa"/>
            <w:tcPrChange w:id="66" w:author="Halász Gabriella" w:date="2024-10-24T07:51:00Z" w16du:dateUtc="2024-10-24T05:51:00Z">
              <w:tcPr>
                <w:tcW w:w="4531" w:type="dxa"/>
              </w:tcPr>
            </w:tcPrChange>
          </w:tcPr>
          <w:p w14:paraId="445E2AF9" w14:textId="77777777" w:rsidR="008E29E7" w:rsidRPr="00E07C34" w:rsidRDefault="008E29E7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83F089D" w14:textId="77777777" w:rsidR="008E29E7" w:rsidRPr="00E07C34" w:rsidRDefault="008E29E7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0748541" w14:textId="6BA37150" w:rsidR="005022CE" w:rsidRPr="00E07C34" w:rsidRDefault="005022CE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E07C34">
              <w:rPr>
                <w:rFonts w:ascii="Times New Roman" w:hAnsi="Times New Roman" w:cs="Times New Roman"/>
                <w:sz w:val="27"/>
                <w:szCs w:val="27"/>
              </w:rPr>
              <w:t>……………………………….</w:t>
            </w:r>
          </w:p>
          <w:p w14:paraId="412914BC" w14:textId="27F842FC" w:rsidR="005022CE" w:rsidRPr="00E07C34" w:rsidDel="00AB1EDC" w:rsidRDefault="004F4983" w:rsidP="00C8565D">
            <w:pPr>
              <w:jc w:val="center"/>
              <w:rPr>
                <w:del w:id="67" w:author="Halász-Máté Gabriella" w:date="2025-09-12T13:31:00Z" w16du:dateUtc="2025-09-12T11:31:00Z"/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del w:id="68" w:author="Halász-Máté Gabriella" w:date="2025-09-12T13:31:00Z" w16du:dateUtc="2025-09-12T11:31:00Z">
              <w:r w:rsidRPr="00E07C34" w:rsidDel="00AB1EDC">
                <w:rPr>
                  <w:rFonts w:ascii="Times New Roman" w:hAnsi="Times New Roman" w:cs="Times New Roman"/>
                  <w:b/>
                  <w:bCs/>
                  <w:sz w:val="27"/>
                  <w:szCs w:val="27"/>
                </w:rPr>
                <w:delText xml:space="preserve">Kovács Levente </w:delText>
              </w:r>
              <w:r w:rsidR="005022CE" w:rsidRPr="00E07C34" w:rsidDel="00AB1EDC">
                <w:rPr>
                  <w:rFonts w:ascii="Times New Roman" w:hAnsi="Times New Roman" w:cs="Times New Roman"/>
                  <w:b/>
                  <w:bCs/>
                  <w:sz w:val="27"/>
                  <w:szCs w:val="27"/>
                </w:rPr>
                <w:delText>ügyvezető</w:delText>
              </w:r>
            </w:del>
          </w:p>
          <w:p w14:paraId="600D4F87" w14:textId="77777777" w:rsidR="005022CE" w:rsidRPr="00E07C34" w:rsidRDefault="005022CE" w:rsidP="00C8565D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E07C34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Szalézi Ágazati Képzőközpont</w:t>
            </w:r>
          </w:p>
        </w:tc>
      </w:tr>
    </w:tbl>
    <w:p w14:paraId="12EA617C" w14:textId="43AC2256" w:rsidR="005022CE" w:rsidRDefault="005022CE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59C3FD4B" w14:textId="77777777" w:rsidR="00986903" w:rsidRPr="00E07C34" w:rsidRDefault="00986903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tbl>
      <w:tblPr>
        <w:tblStyle w:val="Rcsostblzat"/>
        <w:tblW w:w="9072" w:type="dxa"/>
        <w:tblInd w:w="1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39"/>
        <w:gridCol w:w="4733"/>
      </w:tblGrid>
      <w:tr w:rsidR="00E07C34" w:rsidRPr="00E07C34" w14:paraId="485B38E2" w14:textId="77777777" w:rsidTr="00D179C7">
        <w:tc>
          <w:tcPr>
            <w:tcW w:w="4339" w:type="dxa"/>
          </w:tcPr>
          <w:p w14:paraId="62AD10FC" w14:textId="06A8C7CE" w:rsidR="005022CE" w:rsidRPr="00E07C34" w:rsidRDefault="005022CE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4733" w:type="dxa"/>
          </w:tcPr>
          <w:p w14:paraId="62E4DFC3" w14:textId="05A2B2FE" w:rsidR="008E29E7" w:rsidRPr="00E07C34" w:rsidDel="008561F4" w:rsidRDefault="008561F4" w:rsidP="00C8565D">
            <w:pPr>
              <w:jc w:val="center"/>
              <w:rPr>
                <w:del w:id="69" w:author="Halász Gabriella" w:date="2024-10-24T07:55:00Z" w16du:dateUtc="2024-10-24T05:55:00Z"/>
                <w:rFonts w:ascii="Times New Roman" w:hAnsi="Times New Roman" w:cs="Times New Roman"/>
                <w:sz w:val="27"/>
                <w:szCs w:val="27"/>
              </w:rPr>
            </w:pPr>
            <w:ins w:id="70" w:author="Halász Gabriella" w:date="2024-10-24T07:55:00Z" w16du:dateUtc="2024-10-24T05:55:00Z">
              <w:r>
                <w:rPr>
                  <w:rFonts w:ascii="Times New Roman" w:hAnsi="Times New Roman" w:cs="Times New Roman"/>
                  <w:sz w:val="27"/>
                  <w:szCs w:val="27"/>
                </w:rPr>
                <w:t xml:space="preserve">          </w:t>
              </w:r>
            </w:ins>
          </w:p>
          <w:p w14:paraId="3A2646B7" w14:textId="77777777" w:rsidR="008E29E7" w:rsidRPr="00E07C34" w:rsidDel="008561F4" w:rsidRDefault="008E29E7" w:rsidP="00C8565D">
            <w:pPr>
              <w:jc w:val="center"/>
              <w:rPr>
                <w:del w:id="71" w:author="Halász Gabriella" w:date="2024-10-24T07:55:00Z" w16du:dateUtc="2024-10-24T05:55:00Z"/>
                <w:rFonts w:ascii="Times New Roman" w:hAnsi="Times New Roman" w:cs="Times New Roman"/>
                <w:sz w:val="27"/>
                <w:szCs w:val="27"/>
              </w:rPr>
            </w:pPr>
          </w:p>
          <w:p w14:paraId="2471891D" w14:textId="016927BE" w:rsidR="005022CE" w:rsidRPr="00E07C34" w:rsidRDefault="005022CE">
            <w:pPr>
              <w:rPr>
                <w:rFonts w:ascii="Times New Roman" w:hAnsi="Times New Roman" w:cs="Times New Roman"/>
                <w:sz w:val="27"/>
                <w:szCs w:val="27"/>
              </w:rPr>
              <w:pPrChange w:id="72" w:author="Halász Gabriella" w:date="2024-10-24T07:55:00Z" w16du:dateUtc="2024-10-24T05:55:00Z">
                <w:pPr>
                  <w:jc w:val="center"/>
                </w:pPr>
              </w:pPrChange>
            </w:pPr>
            <w:r w:rsidRPr="00E07C34">
              <w:rPr>
                <w:rFonts w:ascii="Times New Roman" w:hAnsi="Times New Roman" w:cs="Times New Roman"/>
                <w:sz w:val="27"/>
                <w:szCs w:val="27"/>
              </w:rPr>
              <w:t>Pénzügyileg ellenjegyzem:</w:t>
            </w:r>
          </w:p>
          <w:p w14:paraId="32A5D0CA" w14:textId="77777777" w:rsidR="005022CE" w:rsidRPr="00E07C34" w:rsidRDefault="005022CE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6C9A10B" w14:textId="77777777" w:rsidR="005022CE" w:rsidRPr="00E07C34" w:rsidRDefault="005022CE" w:rsidP="00C8565D">
            <w:pPr>
              <w:rPr>
                <w:rFonts w:ascii="Times New Roman" w:hAnsi="Times New Roman" w:cs="Times New Roman"/>
                <w:sz w:val="27"/>
                <w:szCs w:val="27"/>
                <w:lang w:eastAsia="hu-HU"/>
              </w:rPr>
            </w:pPr>
          </w:p>
          <w:p w14:paraId="0033E011" w14:textId="77777777" w:rsidR="005022CE" w:rsidRPr="00E07C34" w:rsidRDefault="005022CE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E07C34">
              <w:rPr>
                <w:rFonts w:ascii="Times New Roman" w:hAnsi="Times New Roman" w:cs="Times New Roman"/>
                <w:sz w:val="27"/>
                <w:szCs w:val="27"/>
              </w:rPr>
              <w:t>……………………………</w:t>
            </w:r>
          </w:p>
          <w:p w14:paraId="6CE2FD4B" w14:textId="562F3F7B" w:rsidR="000112D9" w:rsidRPr="00E07C34" w:rsidDel="00AB1EDC" w:rsidRDefault="000112D9" w:rsidP="00C8565D">
            <w:pPr>
              <w:pStyle w:val="Cmsor5"/>
              <w:shd w:val="clear" w:color="auto" w:fill="FFFFFF"/>
              <w:spacing w:before="0"/>
              <w:jc w:val="center"/>
              <w:rPr>
                <w:del w:id="73" w:author="Halász-Máté Gabriella" w:date="2025-09-12T13:31:00Z" w16du:dateUtc="2025-09-12T11:31:00Z"/>
                <w:rFonts w:ascii="Times New Roman" w:hAnsi="Times New Roman" w:cs="Times New Roman"/>
                <w:b/>
                <w:bCs/>
                <w:color w:val="auto"/>
                <w:sz w:val="27"/>
                <w:szCs w:val="27"/>
              </w:rPr>
            </w:pPr>
            <w:del w:id="74" w:author="Halász-Máté Gabriella" w:date="2025-09-12T13:31:00Z" w16du:dateUtc="2025-09-12T11:31:00Z">
              <w:r w:rsidRPr="00E07C34" w:rsidDel="00AB1EDC">
                <w:rPr>
                  <w:rFonts w:ascii="Times New Roman" w:hAnsi="Times New Roman" w:cs="Times New Roman"/>
                  <w:b/>
                  <w:bCs/>
                  <w:color w:val="auto"/>
                  <w:sz w:val="27"/>
                  <w:szCs w:val="27"/>
                </w:rPr>
                <w:delText>Némethi Sándorné</w:delText>
              </w:r>
            </w:del>
          </w:p>
          <w:p w14:paraId="5B1C1BCF" w14:textId="77777777" w:rsidR="000112D9" w:rsidRPr="00E07C34" w:rsidRDefault="000112D9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  <w:lang w:eastAsia="hu-HU"/>
              </w:rPr>
            </w:pPr>
            <w:r w:rsidRPr="00E07C34">
              <w:rPr>
                <w:rFonts w:ascii="Times New Roman" w:hAnsi="Times New Roman" w:cs="Times New Roman"/>
                <w:sz w:val="27"/>
                <w:szCs w:val="27"/>
                <w:lang w:eastAsia="hu-HU"/>
              </w:rPr>
              <w:t>Gazdasági Referens</w:t>
            </w:r>
          </w:p>
          <w:p w14:paraId="6063ADE3" w14:textId="77777777" w:rsidR="000112D9" w:rsidRPr="00E07C34" w:rsidRDefault="000112D9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  <w:lang w:eastAsia="hu-HU"/>
              </w:rPr>
            </w:pPr>
            <w:r w:rsidRPr="00E07C34">
              <w:rPr>
                <w:rFonts w:ascii="Times New Roman" w:hAnsi="Times New Roman" w:cs="Times New Roman"/>
                <w:sz w:val="27"/>
                <w:szCs w:val="27"/>
                <w:lang w:eastAsia="hu-HU"/>
              </w:rPr>
              <w:t>Szalézi Intézmény Fenntartó</w:t>
            </w:r>
          </w:p>
          <w:p w14:paraId="3EF8E12B" w14:textId="77777777" w:rsidR="000112D9" w:rsidRPr="00E07C34" w:rsidRDefault="000112D9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127A113" w14:textId="77777777" w:rsidR="005022CE" w:rsidRPr="00E07C34" w:rsidRDefault="005022CE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5022CE" w:rsidRPr="00E07C34" w14:paraId="75EF5907" w14:textId="77777777" w:rsidTr="00D179C7">
        <w:tc>
          <w:tcPr>
            <w:tcW w:w="4339" w:type="dxa"/>
          </w:tcPr>
          <w:p w14:paraId="699E8339" w14:textId="77777777" w:rsidR="005022CE" w:rsidRPr="00E07C34" w:rsidRDefault="005022CE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4733" w:type="dxa"/>
          </w:tcPr>
          <w:p w14:paraId="011D22E3" w14:textId="77777777" w:rsidR="005022CE" w:rsidRPr="00E07C34" w:rsidRDefault="005022CE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E024C5" w14:textId="77777777" w:rsidR="005022CE" w:rsidRPr="00E07C34" w:rsidRDefault="005022CE" w:rsidP="00C8565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</w:tbl>
    <w:p w14:paraId="7A375BF9" w14:textId="77777777" w:rsidR="005022CE" w:rsidRPr="00E07C34" w:rsidDel="008561F4" w:rsidRDefault="005022CE" w:rsidP="00C8565D">
      <w:pPr>
        <w:spacing w:after="0" w:line="240" w:lineRule="auto"/>
        <w:jc w:val="both"/>
        <w:rPr>
          <w:del w:id="75" w:author="Halász Gabriella" w:date="2024-10-24T07:55:00Z" w16du:dateUtc="2024-10-24T05:55:00Z"/>
          <w:rFonts w:ascii="Times New Roman" w:hAnsi="Times New Roman" w:cs="Times New Roman"/>
          <w:sz w:val="27"/>
          <w:szCs w:val="27"/>
        </w:rPr>
      </w:pPr>
    </w:p>
    <w:p w14:paraId="38D0582B" w14:textId="77777777" w:rsidR="005022CE" w:rsidRPr="00E07C34" w:rsidRDefault="005022CE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25BD3784" w14:textId="77777777" w:rsidR="005022CE" w:rsidRPr="00E07C34" w:rsidRDefault="005022CE" w:rsidP="00C8565D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Mellékletek:</w:t>
      </w:r>
    </w:p>
    <w:p w14:paraId="2D7FAD5B" w14:textId="26742F4E" w:rsidR="001B53D9" w:rsidRDefault="005022CE" w:rsidP="00C8565D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ins w:id="76" w:author="Halász Gabriella" w:date="2024-10-24T07:52:00Z" w16du:dateUtc="2024-10-24T05:52:00Z"/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>sz. melléklet:</w:t>
      </w:r>
      <w:r w:rsidR="001B53D9" w:rsidRPr="00E07C34">
        <w:rPr>
          <w:rFonts w:ascii="Times New Roman" w:hAnsi="Times New Roman" w:cs="Times New Roman"/>
          <w:sz w:val="27"/>
          <w:szCs w:val="27"/>
        </w:rPr>
        <w:t xml:space="preserve"> a megállapodásban résztvevő tanulók névsora a képzési időszak megjelölésével </w:t>
      </w:r>
      <w:r w:rsidRPr="00E07C34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5BB720EF" w14:textId="6D7D35D2" w:rsidR="00E175EC" w:rsidRPr="00D26F73" w:rsidDel="00D7197C" w:rsidRDefault="00E175EC" w:rsidP="00E175EC">
      <w:pPr>
        <w:spacing w:after="0" w:line="240" w:lineRule="auto"/>
        <w:ind w:left="360"/>
        <w:jc w:val="both"/>
        <w:rPr>
          <w:ins w:id="77" w:author="Halász Gabriella" w:date="2024-10-24T07:54:00Z" w16du:dateUtc="2024-10-24T05:54:00Z"/>
          <w:del w:id="78" w:author="Halász-Máté Gabriella" w:date="2025-06-04T15:12:00Z" w16du:dateUtc="2025-06-04T13:12:00Z"/>
          <w:rFonts w:ascii="Times New Roman" w:hAnsi="Times New Roman" w:cs="Times New Roman"/>
          <w:sz w:val="27"/>
          <w:szCs w:val="27"/>
        </w:rPr>
      </w:pPr>
      <w:ins w:id="79" w:author="Halász Gabriella" w:date="2024-10-24T07:52:00Z" w16du:dateUtc="2024-10-24T05:52:00Z">
        <w:del w:id="80" w:author="Halász-Máté Gabriella" w:date="2025-06-04T15:12:00Z" w16du:dateUtc="2025-06-04T13:12:00Z">
          <w:r w:rsidRPr="00D26F73" w:rsidDel="00D7197C">
            <w:rPr>
              <w:rFonts w:ascii="Times New Roman" w:hAnsi="Times New Roman" w:cs="Times New Roman"/>
              <w:sz w:val="27"/>
              <w:szCs w:val="27"/>
            </w:rPr>
            <w:delText>Lezsák Dominik János  (2025.január 1. – 2025. április 30.)</w:delText>
          </w:r>
        </w:del>
      </w:ins>
    </w:p>
    <w:p w14:paraId="5C5D23CB" w14:textId="278C53A3" w:rsidR="00784C29" w:rsidRPr="00D26F73" w:rsidRDefault="00D7197C">
      <w:pPr>
        <w:spacing w:after="0" w:line="240" w:lineRule="auto"/>
        <w:ind w:left="360"/>
        <w:jc w:val="both"/>
        <w:rPr>
          <w:ins w:id="81" w:author="Halász-Máté Gabriella" w:date="2025-06-04T15:12:00Z" w16du:dateUtc="2025-06-04T13:12:00Z"/>
          <w:rFonts w:ascii="Times New Roman" w:hAnsi="Times New Roman" w:cs="Times New Roman"/>
          <w:sz w:val="27"/>
          <w:szCs w:val="27"/>
        </w:rPr>
      </w:pPr>
      <w:ins w:id="82" w:author="Halász-Máté Gabriella" w:date="2025-06-04T15:12:00Z" w16du:dateUtc="2025-06-04T13:12:00Z">
        <w:r w:rsidRPr="00D26F73">
          <w:rPr>
            <w:rFonts w:ascii="Times New Roman" w:hAnsi="Times New Roman" w:cs="Times New Roman"/>
            <w:sz w:val="27"/>
            <w:szCs w:val="27"/>
          </w:rPr>
          <w:t>………………………………………………………………………</w:t>
        </w:r>
      </w:ins>
      <w:ins w:id="83" w:author="Halász-Máté Gabriella" w:date="2025-09-12T13:34:00Z" w16du:dateUtc="2025-09-12T11:34:00Z">
        <w:r w:rsidR="00D26F73">
          <w:rPr>
            <w:rFonts w:ascii="Times New Roman" w:hAnsi="Times New Roman" w:cs="Times New Roman"/>
            <w:sz w:val="27"/>
            <w:szCs w:val="27"/>
          </w:rPr>
          <w:t>…………….</w:t>
        </w:r>
      </w:ins>
    </w:p>
    <w:p w14:paraId="5F5EFB22" w14:textId="77777777" w:rsidR="00D7197C" w:rsidRDefault="00D7197C">
      <w:pPr>
        <w:spacing w:after="0" w:line="240" w:lineRule="auto"/>
        <w:ind w:left="360"/>
        <w:jc w:val="both"/>
        <w:rPr>
          <w:ins w:id="84" w:author="Halász-Máté Gabriella" w:date="2025-06-04T15:12:00Z" w16du:dateUtc="2025-06-04T13:12:00Z"/>
          <w:rFonts w:ascii="Times New Roman" w:hAnsi="Times New Roman" w:cs="Times New Roman"/>
          <w:sz w:val="27"/>
          <w:szCs w:val="27"/>
        </w:rPr>
      </w:pPr>
    </w:p>
    <w:p w14:paraId="30D73B6D" w14:textId="77777777" w:rsidR="00D7197C" w:rsidRPr="00E175EC" w:rsidRDefault="00D7197C">
      <w:pPr>
        <w:spacing w:after="0" w:line="240" w:lineRule="auto"/>
        <w:ind w:left="360"/>
        <w:jc w:val="both"/>
        <w:rPr>
          <w:rFonts w:ascii="Times New Roman" w:hAnsi="Times New Roman" w:cs="Times New Roman"/>
          <w:sz w:val="27"/>
          <w:szCs w:val="27"/>
          <w:rPrChange w:id="85" w:author="Halász Gabriella" w:date="2024-10-24T07:52:00Z" w16du:dateUtc="2024-10-24T05:52:00Z">
            <w:rPr/>
          </w:rPrChange>
        </w:rPr>
        <w:pPrChange w:id="86" w:author="Halász Gabriella" w:date="2024-10-24T07:52:00Z" w16du:dateUtc="2024-10-24T05:52:00Z">
          <w:pPr>
            <w:pStyle w:val="Listaszerbekezds"/>
            <w:numPr>
              <w:numId w:val="2"/>
            </w:numPr>
            <w:spacing w:after="0" w:line="240" w:lineRule="auto"/>
            <w:ind w:hanging="360"/>
            <w:jc w:val="both"/>
          </w:pPr>
        </w:pPrChange>
      </w:pPr>
    </w:p>
    <w:p w14:paraId="07FCA7F1" w14:textId="05EE378C" w:rsidR="00F53267" w:rsidRPr="00E07C34" w:rsidRDefault="001B53D9" w:rsidP="00C8565D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E07C34">
        <w:rPr>
          <w:rFonts w:ascii="Times New Roman" w:hAnsi="Times New Roman" w:cs="Times New Roman"/>
          <w:sz w:val="27"/>
          <w:szCs w:val="27"/>
        </w:rPr>
        <w:t xml:space="preserve">sz. melléklet: </w:t>
      </w:r>
      <w:r w:rsidR="005022CE" w:rsidRPr="00E07C34">
        <w:rPr>
          <w:rFonts w:ascii="Times New Roman" w:hAnsi="Times New Roman" w:cs="Times New Roman"/>
          <w:sz w:val="27"/>
          <w:szCs w:val="27"/>
        </w:rPr>
        <w:t xml:space="preserve">Képzési program </w:t>
      </w:r>
    </w:p>
    <w:sectPr w:rsidR="00F53267" w:rsidRPr="00E07C34" w:rsidSect="00E47C9B">
      <w:headerReference w:type="default" r:id="rId9"/>
      <w:footerReference w:type="default" r:id="rId10"/>
      <w:pgSz w:w="11906" w:h="16838"/>
      <w:pgMar w:top="709" w:right="1417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008E1" w14:textId="77777777" w:rsidR="00266FF6" w:rsidRDefault="00266FF6" w:rsidP="000F74CD">
      <w:pPr>
        <w:spacing w:after="0" w:line="240" w:lineRule="auto"/>
      </w:pPr>
      <w:r>
        <w:separator/>
      </w:r>
    </w:p>
  </w:endnote>
  <w:endnote w:type="continuationSeparator" w:id="0">
    <w:p w14:paraId="03FB2B63" w14:textId="77777777" w:rsidR="00266FF6" w:rsidRDefault="00266FF6" w:rsidP="000F7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01596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sdt>
        <w:sdtPr>
          <w:rPr>
            <w:rFonts w:ascii="Times New Roman" w:hAnsi="Times New Roman" w:cs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1DCFA90" w14:textId="07A1DEC8" w:rsidR="00FF176C" w:rsidRPr="00D179C7" w:rsidRDefault="00FF176C">
            <w:pPr>
              <w:pStyle w:val="llb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9C7">
              <w:rPr>
                <w:rFonts w:ascii="Times New Roman" w:hAnsi="Times New Roman" w:cs="Times New Roman"/>
                <w:sz w:val="24"/>
                <w:szCs w:val="24"/>
              </w:rPr>
              <w:t xml:space="preserve">Oldal </w:t>
            </w:r>
            <w:r w:rsidRPr="00D179C7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D179C7">
              <w:rPr>
                <w:rFonts w:ascii="Times New Roman" w:hAnsi="Times New Roman" w:cs="Times New Roman"/>
                <w:sz w:val="24"/>
                <w:szCs w:val="24"/>
              </w:rPr>
              <w:instrText>PAGE</w:instrText>
            </w:r>
            <w:r w:rsidRPr="00D179C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235EA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D179C7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D179C7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D179C7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D179C7">
              <w:rPr>
                <w:rFonts w:ascii="Times New Roman" w:hAnsi="Times New Roman" w:cs="Times New Roman"/>
                <w:sz w:val="24"/>
                <w:szCs w:val="24"/>
              </w:rPr>
              <w:instrText>NUMPAGES</w:instrText>
            </w:r>
            <w:r w:rsidRPr="00D179C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235EA"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D179C7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sdtContent>
      </w:sdt>
    </w:sdtContent>
  </w:sdt>
  <w:p w14:paraId="01DD600D" w14:textId="77777777" w:rsidR="00FF176C" w:rsidRDefault="00FF176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257BE" w14:textId="77777777" w:rsidR="00266FF6" w:rsidRDefault="00266FF6" w:rsidP="000F74CD">
      <w:pPr>
        <w:spacing w:after="0" w:line="240" w:lineRule="auto"/>
      </w:pPr>
      <w:r>
        <w:separator/>
      </w:r>
    </w:p>
  </w:footnote>
  <w:footnote w:type="continuationSeparator" w:id="0">
    <w:p w14:paraId="4527DD64" w14:textId="77777777" w:rsidR="00266FF6" w:rsidRDefault="00266FF6" w:rsidP="000F7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4A8F" w14:textId="14FA59CC" w:rsidR="00635C7D" w:rsidRPr="00AB1EDC" w:rsidRDefault="00635C7D">
    <w:pPr>
      <w:pStyle w:val="lfej"/>
      <w:jc w:val="center"/>
      <w:rPr>
        <w:ins w:id="87" w:author="Halász-Máté Gabriella" w:date="2025-06-04T15:13:00Z"/>
        <w:rFonts w:ascii="Times New Roman" w:hAnsi="Times New Roman" w:cs="Times New Roman"/>
        <w:b/>
        <w:bCs/>
        <w:rPrChange w:id="88" w:author="Halász-Máté Gabriella" w:date="2025-09-12T13:32:00Z" w16du:dateUtc="2025-09-12T11:32:00Z">
          <w:rPr>
            <w:ins w:id="89" w:author="Halász-Máté Gabriella" w:date="2025-06-04T15:13:00Z"/>
            <w:b/>
            <w:bCs/>
          </w:rPr>
        </w:rPrChange>
      </w:rPr>
      <w:pPrChange w:id="90" w:author="Halász-Máté Gabriella" w:date="2025-06-04T15:14:00Z" w16du:dateUtc="2025-06-04T13:14:00Z">
        <w:pPr>
          <w:pStyle w:val="lfej"/>
        </w:pPr>
      </w:pPrChange>
    </w:pPr>
    <w:ins w:id="91" w:author="Halász-Máté Gabriella" w:date="2025-06-04T15:13:00Z">
      <w:r w:rsidRPr="00AB1EDC">
        <w:rPr>
          <w:rFonts w:ascii="Times New Roman" w:hAnsi="Times New Roman" w:cs="Times New Roman"/>
          <w:b/>
          <w:bCs/>
          <w:noProof/>
          <w:rPrChange w:id="92" w:author="Halász-Máté Gabriella" w:date="2025-09-12T13:32:00Z" w16du:dateUtc="2025-09-12T11:32:00Z">
            <w:rPr>
              <w:b/>
              <w:bCs/>
              <w:noProof/>
            </w:rPr>
          </w:rPrChange>
        </w:rPr>
        <w:drawing>
          <wp:inline distT="0" distB="0" distL="0" distR="0" wp14:anchorId="0E04F1C2" wp14:editId="2E373AE4">
            <wp:extent cx="518160" cy="571500"/>
            <wp:effectExtent l="0" t="0" r="0" b="0"/>
            <wp:docPr id="618576225" name="Kép 4" descr="A képen Grafika, Grafikus tervezés, Betűtípus, piro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76225" name="Kép 4" descr="A képen Grafika, Grafikus tervezés, Betűtípus, piro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EDC">
        <w:rPr>
          <w:rFonts w:ascii="Times New Roman" w:hAnsi="Times New Roman" w:cs="Times New Roman"/>
          <w:b/>
          <w:bCs/>
          <w:rPrChange w:id="93" w:author="Halász-Máté Gabriella" w:date="2025-09-12T13:32:00Z" w16du:dateUtc="2025-09-12T11:32:00Z">
            <w:rPr>
              <w:b/>
              <w:bCs/>
            </w:rPr>
          </w:rPrChange>
        </w:rPr>
        <w:t>SZALÉZI ÁGAZATI KÉPZŐKÖZPONT NONPROFIT KFT.</w:t>
      </w:r>
    </w:ins>
  </w:p>
  <w:p w14:paraId="22283ACD" w14:textId="671E810B" w:rsidR="00635C7D" w:rsidRPr="00AB1EDC" w:rsidRDefault="00635C7D">
    <w:pPr>
      <w:pStyle w:val="lfej"/>
      <w:jc w:val="center"/>
      <w:rPr>
        <w:ins w:id="94" w:author="Halász-Máté Gabriella" w:date="2025-06-04T15:13:00Z"/>
        <w:rFonts w:ascii="Times New Roman" w:hAnsi="Times New Roman" w:cs="Times New Roman"/>
        <w:rPrChange w:id="95" w:author="Halász-Máté Gabriella" w:date="2025-09-12T13:32:00Z" w16du:dateUtc="2025-09-12T11:32:00Z">
          <w:rPr>
            <w:ins w:id="96" w:author="Halász-Máté Gabriella" w:date="2025-06-04T15:13:00Z"/>
          </w:rPr>
        </w:rPrChange>
      </w:rPr>
      <w:pPrChange w:id="97" w:author="Halász-Máté Gabriella" w:date="2025-06-04T15:14:00Z" w16du:dateUtc="2025-06-04T13:14:00Z">
        <w:pPr>
          <w:pStyle w:val="lfej"/>
        </w:pPr>
      </w:pPrChange>
    </w:pPr>
    <w:ins w:id="98" w:author="Halász-Máté Gabriella" w:date="2025-06-04T15:13:00Z">
      <w:r w:rsidRPr="00AB1EDC">
        <w:rPr>
          <w:rFonts w:ascii="Times New Roman" w:hAnsi="Times New Roman" w:cs="Times New Roman"/>
          <w:rPrChange w:id="99" w:author="Halász-Máté Gabriella" w:date="2025-09-12T13:32:00Z" w16du:dateUtc="2025-09-12T11:32:00Z">
            <w:rPr/>
          </w:rPrChange>
        </w:rPr>
        <w:t>S z é k h e l y: 1 0 4 4 B u d a p e s t, V á c i ú t 7 3 .</w:t>
      </w:r>
    </w:ins>
  </w:p>
  <w:p w14:paraId="13F07368" w14:textId="77777777" w:rsidR="00635C7D" w:rsidRDefault="00635C7D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4911"/>
    <w:multiLevelType w:val="hybridMultilevel"/>
    <w:tmpl w:val="C532AC9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23E88"/>
    <w:multiLevelType w:val="multilevel"/>
    <w:tmpl w:val="3086022E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5272DA8"/>
    <w:multiLevelType w:val="multilevel"/>
    <w:tmpl w:val="060083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19994ABA"/>
    <w:multiLevelType w:val="hybridMultilevel"/>
    <w:tmpl w:val="1BD8A1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474A7"/>
    <w:multiLevelType w:val="multilevel"/>
    <w:tmpl w:val="1D10384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3483392E"/>
    <w:multiLevelType w:val="multilevel"/>
    <w:tmpl w:val="B3DA57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B22533C"/>
    <w:multiLevelType w:val="hybridMultilevel"/>
    <w:tmpl w:val="36F6DEAE"/>
    <w:lvl w:ilvl="0" w:tplc="B5BEC0B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95102"/>
    <w:multiLevelType w:val="multilevel"/>
    <w:tmpl w:val="93D262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8BF7852"/>
    <w:multiLevelType w:val="multilevel"/>
    <w:tmpl w:val="C4962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98940E4"/>
    <w:multiLevelType w:val="hybridMultilevel"/>
    <w:tmpl w:val="D0304074"/>
    <w:lvl w:ilvl="0" w:tplc="717CFB42">
      <w:start w:val="20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  <w:sz w:val="27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20D52"/>
    <w:multiLevelType w:val="multilevel"/>
    <w:tmpl w:val="889C2F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5FFD2F51"/>
    <w:multiLevelType w:val="multilevel"/>
    <w:tmpl w:val="E16C866C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4846A88"/>
    <w:multiLevelType w:val="multilevel"/>
    <w:tmpl w:val="E924B826"/>
    <w:lvl w:ilvl="0">
      <w:start w:val="2"/>
      <w:numFmt w:val="decimal"/>
      <w:lvlText w:val="%1."/>
      <w:lvlJc w:val="left"/>
      <w:pPr>
        <w:ind w:left="107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4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14" w:hanging="1800"/>
      </w:pPr>
      <w:rPr>
        <w:rFonts w:hint="default"/>
      </w:rPr>
    </w:lvl>
  </w:abstractNum>
  <w:abstractNum w:abstractNumId="13" w15:restartNumberingAfterBreak="0">
    <w:nsid w:val="7219723C"/>
    <w:multiLevelType w:val="multilevel"/>
    <w:tmpl w:val="8BCCB3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1026297824">
    <w:abstractNumId w:val="7"/>
  </w:num>
  <w:num w:numId="2" w16cid:durableId="2633421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7436114">
    <w:abstractNumId w:val="12"/>
  </w:num>
  <w:num w:numId="4" w16cid:durableId="606502593">
    <w:abstractNumId w:val="8"/>
  </w:num>
  <w:num w:numId="5" w16cid:durableId="634455038">
    <w:abstractNumId w:val="10"/>
  </w:num>
  <w:num w:numId="6" w16cid:durableId="730420298">
    <w:abstractNumId w:val="1"/>
  </w:num>
  <w:num w:numId="7" w16cid:durableId="1894416065">
    <w:abstractNumId w:val="13"/>
  </w:num>
  <w:num w:numId="8" w16cid:durableId="107706308">
    <w:abstractNumId w:val="11"/>
  </w:num>
  <w:num w:numId="9" w16cid:durableId="405690814">
    <w:abstractNumId w:val="4"/>
  </w:num>
  <w:num w:numId="10" w16cid:durableId="818424044">
    <w:abstractNumId w:val="5"/>
  </w:num>
  <w:num w:numId="11" w16cid:durableId="642390367">
    <w:abstractNumId w:val="6"/>
  </w:num>
  <w:num w:numId="12" w16cid:durableId="886797721">
    <w:abstractNumId w:val="2"/>
  </w:num>
  <w:num w:numId="13" w16cid:durableId="609705418">
    <w:abstractNumId w:val="9"/>
  </w:num>
  <w:num w:numId="14" w16cid:durableId="202142090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lász-Máté Gabriella">
    <w15:presenceInfo w15:providerId="AD" w15:userId="S::halasz.gabriella@akkszalezi.hu::47f0e5b7-393f-4a4c-b591-92f917a401ae"/>
  </w15:person>
  <w15:person w15:author="Halász Gabriella">
    <w15:presenceInfo w15:providerId="AD" w15:userId="S::halasz.gabriella@akkszalezi.hu::47f0e5b7-393f-4a4c-b591-92f917a401ae"/>
  </w15:person>
  <w15:person w15:author="PC2305 BGYH">
    <w15:presenceInfo w15:providerId="Windows Live" w15:userId="909887faf4f732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0C4"/>
    <w:rsid w:val="000112D9"/>
    <w:rsid w:val="00011921"/>
    <w:rsid w:val="00021D82"/>
    <w:rsid w:val="0002370E"/>
    <w:rsid w:val="00040985"/>
    <w:rsid w:val="00042189"/>
    <w:rsid w:val="000469DD"/>
    <w:rsid w:val="00074FFE"/>
    <w:rsid w:val="0009165D"/>
    <w:rsid w:val="000925B6"/>
    <w:rsid w:val="000A1E49"/>
    <w:rsid w:val="000A46C1"/>
    <w:rsid w:val="000C51E4"/>
    <w:rsid w:val="000C5CD2"/>
    <w:rsid w:val="000D7C0E"/>
    <w:rsid w:val="000E62EA"/>
    <w:rsid w:val="000F74CD"/>
    <w:rsid w:val="001029D5"/>
    <w:rsid w:val="001316B9"/>
    <w:rsid w:val="00175755"/>
    <w:rsid w:val="00195449"/>
    <w:rsid w:val="001A1CD2"/>
    <w:rsid w:val="001A4A14"/>
    <w:rsid w:val="001B0BCD"/>
    <w:rsid w:val="001B53D9"/>
    <w:rsid w:val="001D5BD1"/>
    <w:rsid w:val="001E6F7E"/>
    <w:rsid w:val="001F2AF2"/>
    <w:rsid w:val="00207A06"/>
    <w:rsid w:val="00227AC7"/>
    <w:rsid w:val="002303C1"/>
    <w:rsid w:val="0023527E"/>
    <w:rsid w:val="002370A8"/>
    <w:rsid w:val="0024531D"/>
    <w:rsid w:val="00266FF6"/>
    <w:rsid w:val="00280F7E"/>
    <w:rsid w:val="00293DD4"/>
    <w:rsid w:val="002A6F9D"/>
    <w:rsid w:val="002A73F0"/>
    <w:rsid w:val="002B1980"/>
    <w:rsid w:val="002C06FB"/>
    <w:rsid w:val="002C3D27"/>
    <w:rsid w:val="002D7F21"/>
    <w:rsid w:val="002E34ED"/>
    <w:rsid w:val="002E5489"/>
    <w:rsid w:val="00310412"/>
    <w:rsid w:val="0031548B"/>
    <w:rsid w:val="00331CF0"/>
    <w:rsid w:val="00342D3D"/>
    <w:rsid w:val="003436A8"/>
    <w:rsid w:val="00343F40"/>
    <w:rsid w:val="00345310"/>
    <w:rsid w:val="0034551F"/>
    <w:rsid w:val="00374E31"/>
    <w:rsid w:val="00381BB3"/>
    <w:rsid w:val="00384445"/>
    <w:rsid w:val="003A196A"/>
    <w:rsid w:val="003C06F3"/>
    <w:rsid w:val="003C287E"/>
    <w:rsid w:val="003D1A2E"/>
    <w:rsid w:val="003D64FA"/>
    <w:rsid w:val="003F1C5A"/>
    <w:rsid w:val="003F598D"/>
    <w:rsid w:val="00410069"/>
    <w:rsid w:val="00412139"/>
    <w:rsid w:val="004132F3"/>
    <w:rsid w:val="00424713"/>
    <w:rsid w:val="00425BF9"/>
    <w:rsid w:val="00431403"/>
    <w:rsid w:val="00437F8D"/>
    <w:rsid w:val="004627D1"/>
    <w:rsid w:val="00483E45"/>
    <w:rsid w:val="004A6979"/>
    <w:rsid w:val="004B000A"/>
    <w:rsid w:val="004B0908"/>
    <w:rsid w:val="004D08A3"/>
    <w:rsid w:val="004D5E0D"/>
    <w:rsid w:val="004E457E"/>
    <w:rsid w:val="004E63D3"/>
    <w:rsid w:val="004E6747"/>
    <w:rsid w:val="004F1F01"/>
    <w:rsid w:val="004F391B"/>
    <w:rsid w:val="004F3DB3"/>
    <w:rsid w:val="004F4983"/>
    <w:rsid w:val="005022CE"/>
    <w:rsid w:val="00505042"/>
    <w:rsid w:val="00506EBF"/>
    <w:rsid w:val="0053392F"/>
    <w:rsid w:val="00556A82"/>
    <w:rsid w:val="005601A8"/>
    <w:rsid w:val="00575ED0"/>
    <w:rsid w:val="00592CCD"/>
    <w:rsid w:val="005C6128"/>
    <w:rsid w:val="005C77E9"/>
    <w:rsid w:val="005D4608"/>
    <w:rsid w:val="005E4E79"/>
    <w:rsid w:val="006008C3"/>
    <w:rsid w:val="0061615E"/>
    <w:rsid w:val="00617703"/>
    <w:rsid w:val="00635C7D"/>
    <w:rsid w:val="0064173C"/>
    <w:rsid w:val="00663C0F"/>
    <w:rsid w:val="006640ED"/>
    <w:rsid w:val="00673D94"/>
    <w:rsid w:val="00677F50"/>
    <w:rsid w:val="006A38C3"/>
    <w:rsid w:val="006A42BE"/>
    <w:rsid w:val="006A6AD1"/>
    <w:rsid w:val="006B0ED3"/>
    <w:rsid w:val="006D2455"/>
    <w:rsid w:val="006E60C6"/>
    <w:rsid w:val="006F22CE"/>
    <w:rsid w:val="006F57B3"/>
    <w:rsid w:val="00704AEC"/>
    <w:rsid w:val="0071797B"/>
    <w:rsid w:val="00720BF2"/>
    <w:rsid w:val="00733683"/>
    <w:rsid w:val="00762D74"/>
    <w:rsid w:val="00762E63"/>
    <w:rsid w:val="0077063F"/>
    <w:rsid w:val="007812D9"/>
    <w:rsid w:val="00784C29"/>
    <w:rsid w:val="007866C8"/>
    <w:rsid w:val="007911A7"/>
    <w:rsid w:val="00793D65"/>
    <w:rsid w:val="00793F8F"/>
    <w:rsid w:val="007A3A1A"/>
    <w:rsid w:val="007B4ED4"/>
    <w:rsid w:val="007C7DAF"/>
    <w:rsid w:val="00805E3C"/>
    <w:rsid w:val="00814251"/>
    <w:rsid w:val="00817C05"/>
    <w:rsid w:val="0082544C"/>
    <w:rsid w:val="008317A9"/>
    <w:rsid w:val="00844347"/>
    <w:rsid w:val="008561F4"/>
    <w:rsid w:val="00864998"/>
    <w:rsid w:val="00864B1C"/>
    <w:rsid w:val="0087201D"/>
    <w:rsid w:val="00873741"/>
    <w:rsid w:val="00873772"/>
    <w:rsid w:val="0089355D"/>
    <w:rsid w:val="008A1CFD"/>
    <w:rsid w:val="008A7A21"/>
    <w:rsid w:val="008C2E08"/>
    <w:rsid w:val="008C7690"/>
    <w:rsid w:val="008D0082"/>
    <w:rsid w:val="008E153F"/>
    <w:rsid w:val="008E29E7"/>
    <w:rsid w:val="008E6A0A"/>
    <w:rsid w:val="008F2A49"/>
    <w:rsid w:val="008F5B6E"/>
    <w:rsid w:val="009054FE"/>
    <w:rsid w:val="00907B97"/>
    <w:rsid w:val="00932713"/>
    <w:rsid w:val="00941054"/>
    <w:rsid w:val="00954358"/>
    <w:rsid w:val="009615C1"/>
    <w:rsid w:val="00970D72"/>
    <w:rsid w:val="00986903"/>
    <w:rsid w:val="00993170"/>
    <w:rsid w:val="009A556F"/>
    <w:rsid w:val="009C0F8B"/>
    <w:rsid w:val="009F1000"/>
    <w:rsid w:val="00A01FFE"/>
    <w:rsid w:val="00A04C95"/>
    <w:rsid w:val="00A1336D"/>
    <w:rsid w:val="00A25324"/>
    <w:rsid w:val="00A32677"/>
    <w:rsid w:val="00A36348"/>
    <w:rsid w:val="00A416BF"/>
    <w:rsid w:val="00A4304F"/>
    <w:rsid w:val="00A569D4"/>
    <w:rsid w:val="00A62EC0"/>
    <w:rsid w:val="00A668E3"/>
    <w:rsid w:val="00A66B51"/>
    <w:rsid w:val="00A71B46"/>
    <w:rsid w:val="00A73EB7"/>
    <w:rsid w:val="00A765DF"/>
    <w:rsid w:val="00A772BB"/>
    <w:rsid w:val="00A94BE0"/>
    <w:rsid w:val="00AA0B37"/>
    <w:rsid w:val="00AB1EDC"/>
    <w:rsid w:val="00AB4BA4"/>
    <w:rsid w:val="00AC0349"/>
    <w:rsid w:val="00AC5B35"/>
    <w:rsid w:val="00AD6F5C"/>
    <w:rsid w:val="00AD7322"/>
    <w:rsid w:val="00AD7CE1"/>
    <w:rsid w:val="00AE716D"/>
    <w:rsid w:val="00AF0BA4"/>
    <w:rsid w:val="00AF254A"/>
    <w:rsid w:val="00B115A1"/>
    <w:rsid w:val="00B20120"/>
    <w:rsid w:val="00B230F7"/>
    <w:rsid w:val="00B235EA"/>
    <w:rsid w:val="00B23EBA"/>
    <w:rsid w:val="00B400F8"/>
    <w:rsid w:val="00B4257A"/>
    <w:rsid w:val="00B54DDC"/>
    <w:rsid w:val="00B72055"/>
    <w:rsid w:val="00B82A8B"/>
    <w:rsid w:val="00B85C9A"/>
    <w:rsid w:val="00B862FC"/>
    <w:rsid w:val="00B904C2"/>
    <w:rsid w:val="00BA65AC"/>
    <w:rsid w:val="00BC48CB"/>
    <w:rsid w:val="00BC589B"/>
    <w:rsid w:val="00BE4268"/>
    <w:rsid w:val="00BE529D"/>
    <w:rsid w:val="00BF0D9F"/>
    <w:rsid w:val="00C26549"/>
    <w:rsid w:val="00C26D8B"/>
    <w:rsid w:val="00C320C4"/>
    <w:rsid w:val="00C32CE2"/>
    <w:rsid w:val="00C45954"/>
    <w:rsid w:val="00C57760"/>
    <w:rsid w:val="00C743A3"/>
    <w:rsid w:val="00C8565D"/>
    <w:rsid w:val="00C96DDE"/>
    <w:rsid w:val="00CA57D6"/>
    <w:rsid w:val="00CB08E3"/>
    <w:rsid w:val="00CB0B24"/>
    <w:rsid w:val="00CB34F5"/>
    <w:rsid w:val="00CB76D3"/>
    <w:rsid w:val="00CC3409"/>
    <w:rsid w:val="00CC41B7"/>
    <w:rsid w:val="00CD0036"/>
    <w:rsid w:val="00CD4CA7"/>
    <w:rsid w:val="00CE113C"/>
    <w:rsid w:val="00CE1429"/>
    <w:rsid w:val="00D07C16"/>
    <w:rsid w:val="00D179C7"/>
    <w:rsid w:val="00D26F73"/>
    <w:rsid w:val="00D42F7F"/>
    <w:rsid w:val="00D436CA"/>
    <w:rsid w:val="00D647AE"/>
    <w:rsid w:val="00D6778F"/>
    <w:rsid w:val="00D70171"/>
    <w:rsid w:val="00D7197C"/>
    <w:rsid w:val="00D75657"/>
    <w:rsid w:val="00D778A3"/>
    <w:rsid w:val="00D95070"/>
    <w:rsid w:val="00DD0356"/>
    <w:rsid w:val="00DD61BF"/>
    <w:rsid w:val="00DE7D71"/>
    <w:rsid w:val="00E07C34"/>
    <w:rsid w:val="00E175EC"/>
    <w:rsid w:val="00E2531A"/>
    <w:rsid w:val="00E45E87"/>
    <w:rsid w:val="00E46DA1"/>
    <w:rsid w:val="00E47C9B"/>
    <w:rsid w:val="00E54E49"/>
    <w:rsid w:val="00E959B1"/>
    <w:rsid w:val="00EA6930"/>
    <w:rsid w:val="00EB05C0"/>
    <w:rsid w:val="00EB4DE5"/>
    <w:rsid w:val="00EC2FF8"/>
    <w:rsid w:val="00EE2F9C"/>
    <w:rsid w:val="00EE4683"/>
    <w:rsid w:val="00F114B0"/>
    <w:rsid w:val="00F177D7"/>
    <w:rsid w:val="00F22A65"/>
    <w:rsid w:val="00F24DF2"/>
    <w:rsid w:val="00F371B0"/>
    <w:rsid w:val="00F41E19"/>
    <w:rsid w:val="00F46438"/>
    <w:rsid w:val="00F51CD1"/>
    <w:rsid w:val="00F53267"/>
    <w:rsid w:val="00F60E5B"/>
    <w:rsid w:val="00F6542F"/>
    <w:rsid w:val="00F6767F"/>
    <w:rsid w:val="00F722EF"/>
    <w:rsid w:val="00F74EF1"/>
    <w:rsid w:val="00F763F8"/>
    <w:rsid w:val="00F81159"/>
    <w:rsid w:val="00F81F27"/>
    <w:rsid w:val="00FB306C"/>
    <w:rsid w:val="00FB39A9"/>
    <w:rsid w:val="00FC0BFD"/>
    <w:rsid w:val="00FC7DDE"/>
    <w:rsid w:val="00FE2EE2"/>
    <w:rsid w:val="00FF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BB94D"/>
  <w15:chartTrackingRefBased/>
  <w15:docId w15:val="{81005E49-8A83-4C72-BB7D-81ABEFBF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022CE"/>
  </w:style>
  <w:style w:type="paragraph" w:styleId="Cmsor1">
    <w:name w:val="heading 1"/>
    <w:basedOn w:val="Norml"/>
    <w:next w:val="Norml"/>
    <w:link w:val="Cmsor1Char"/>
    <w:uiPriority w:val="9"/>
    <w:qFormat/>
    <w:rsid w:val="005022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654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022C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02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022CE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aszerbekezds">
    <w:name w:val="List Paragraph"/>
    <w:basedOn w:val="Norml"/>
    <w:uiPriority w:val="34"/>
    <w:qFormat/>
    <w:rsid w:val="005022CE"/>
    <w:pPr>
      <w:ind w:left="720"/>
      <w:contextualSpacing/>
    </w:pPr>
  </w:style>
  <w:style w:type="table" w:styleId="Rcsostblzat">
    <w:name w:val="Table Grid"/>
    <w:basedOn w:val="Normltblzat"/>
    <w:uiPriority w:val="39"/>
    <w:rsid w:val="00502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5022CE"/>
    <w:rPr>
      <w:color w:val="0000FF"/>
      <w:u w:val="single"/>
    </w:rPr>
  </w:style>
  <w:style w:type="paragraph" w:styleId="NormlWeb">
    <w:name w:val="Normal (Web)"/>
    <w:basedOn w:val="Norml"/>
    <w:uiPriority w:val="99"/>
    <w:unhideWhenUsed/>
    <w:rsid w:val="00502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F81159"/>
    <w:rPr>
      <w:color w:val="605E5C"/>
      <w:shd w:val="clear" w:color="auto" w:fill="E1DFDD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654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Vltozat">
    <w:name w:val="Revision"/>
    <w:hidden/>
    <w:uiPriority w:val="99"/>
    <w:semiHidden/>
    <w:rsid w:val="00DD61BF"/>
    <w:pPr>
      <w:spacing w:after="0" w:line="240" w:lineRule="auto"/>
    </w:pPr>
  </w:style>
  <w:style w:type="character" w:styleId="Jegyzethivatkozs">
    <w:name w:val="annotation reference"/>
    <w:basedOn w:val="Bekezdsalapbettpusa"/>
    <w:uiPriority w:val="99"/>
    <w:semiHidden/>
    <w:unhideWhenUsed/>
    <w:rsid w:val="00CC340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CC340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CC3409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CC340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CC3409"/>
    <w:rPr>
      <w:b/>
      <w:bCs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0F74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F74CD"/>
  </w:style>
  <w:style w:type="paragraph" w:styleId="llb">
    <w:name w:val="footer"/>
    <w:basedOn w:val="Norml"/>
    <w:link w:val="llbChar"/>
    <w:uiPriority w:val="99"/>
    <w:unhideWhenUsed/>
    <w:rsid w:val="000F74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F74CD"/>
  </w:style>
  <w:style w:type="paragraph" w:styleId="Buborkszveg">
    <w:name w:val="Balloon Text"/>
    <w:basedOn w:val="Norml"/>
    <w:link w:val="BuborkszvegChar"/>
    <w:uiPriority w:val="99"/>
    <w:semiHidden/>
    <w:unhideWhenUsed/>
    <w:rsid w:val="00D179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D179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.wikipedia.org/wiki/%C3%81ltal%C3%A1nos_adatv%C3%A9delmi_rendele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0A16F-2CEB-4C77-B894-B91C995F6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1470</Words>
  <Characters>10150</Characters>
  <Application>Microsoft Office Word</Application>
  <DocSecurity>0</DocSecurity>
  <Lines>84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Halászi Csilla</dc:creator>
  <cp:keywords/>
  <dc:description/>
  <cp:lastModifiedBy>Halász-Máté Gabriella</cp:lastModifiedBy>
  <cp:revision>4</cp:revision>
  <cp:lastPrinted>2024-09-06T12:10:00Z</cp:lastPrinted>
  <dcterms:created xsi:type="dcterms:W3CDTF">2025-09-12T11:32:00Z</dcterms:created>
  <dcterms:modified xsi:type="dcterms:W3CDTF">2025-09-12T11:34:00Z</dcterms:modified>
</cp:coreProperties>
</file>